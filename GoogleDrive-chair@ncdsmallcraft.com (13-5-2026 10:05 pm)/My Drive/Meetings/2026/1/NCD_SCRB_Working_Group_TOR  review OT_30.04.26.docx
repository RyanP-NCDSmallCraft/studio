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43E4" w14:textId="77777777" w:rsidR="00FC11D9" w:rsidRPr="00CD0AD3" w:rsidRDefault="00E27CF5" w:rsidP="00CD0AD3">
      <w:pPr>
        <w:pStyle w:val="Heading1"/>
        <w:jc w:val="center"/>
        <w:rPr>
          <w:rFonts w:ascii="Arial Narrow" w:hAnsi="Arial Narrow"/>
          <w:lang w:val="en-AU"/>
          <w:rPrChange w:id="0" w:author="Ore Toua" w:date="2026-04-30T10:48:00Z" w16du:dateUtc="2026-04-30T00:48:00Z">
            <w:rPr>
              <w:lang w:val="en-AU"/>
            </w:rPr>
          </w:rPrChange>
        </w:rPr>
        <w:pPrChange w:id="1" w:author="Ore Toua" w:date="2026-04-30T10:48:00Z" w16du:dateUtc="2026-04-30T00:48:00Z">
          <w:pPr>
            <w:pStyle w:val="Heading1"/>
            <w:jc w:val="both"/>
          </w:pPr>
        </w:pPrChange>
      </w:pPr>
      <w:r w:rsidRPr="00CD0AD3">
        <w:rPr>
          <w:rFonts w:ascii="Arial Narrow" w:hAnsi="Arial Narrow"/>
          <w:lang w:val="en-AU"/>
          <w:rPrChange w:id="2" w:author="Ore Toua" w:date="2026-04-30T10:48:00Z" w16du:dateUtc="2026-04-30T00:48:00Z">
            <w:rPr>
              <w:lang w:val="en-AU"/>
            </w:rPr>
          </w:rPrChange>
        </w:rPr>
        <w:t>WORKING GROUP ON THE NCD SCRB SUPPLEMENTARY ACT</w:t>
      </w:r>
    </w:p>
    <w:p w14:paraId="72165479" w14:textId="4C97F941" w:rsidR="00FC11D9" w:rsidRPr="00CD0AD3" w:rsidRDefault="008A1EAA" w:rsidP="00CD0AD3">
      <w:pPr>
        <w:jc w:val="both"/>
        <w:rPr>
          <w:rFonts w:ascii="Arial Narrow" w:hAnsi="Arial Narrow"/>
          <w:lang w:val="en-AU"/>
          <w:rPrChange w:id="3" w:author="Ore Toua" w:date="2026-04-30T10:48:00Z" w16du:dateUtc="2026-04-30T00:48:00Z">
            <w:rPr>
              <w:lang w:val="en-AU"/>
            </w:rPr>
          </w:rPrChange>
        </w:rPr>
      </w:pPr>
      <w:r w:rsidRPr="00CD0AD3">
        <w:rPr>
          <w:rFonts w:ascii="Arial Narrow" w:hAnsi="Arial Narrow"/>
          <w:b/>
          <w:bCs/>
          <w:color w:val="EE0000"/>
          <w:lang w:val="en-AU"/>
          <w:rPrChange w:id="4" w:author="Ore Toua" w:date="2026-04-30T10:48:00Z" w16du:dateUtc="2026-04-30T00:48:00Z">
            <w:rPr>
              <w:b/>
              <w:bCs/>
              <w:color w:val="EE0000"/>
              <w:lang w:val="en-AU"/>
            </w:rPr>
          </w:rPrChange>
        </w:rPr>
        <w:t>DRAFT</w:t>
      </w:r>
      <w:r w:rsidRPr="00CD0AD3">
        <w:rPr>
          <w:rFonts w:ascii="Arial Narrow" w:hAnsi="Arial Narrow"/>
          <w:color w:val="EE0000"/>
          <w:lang w:val="en-AU"/>
          <w:rPrChange w:id="5" w:author="Ore Toua" w:date="2026-04-30T10:48:00Z" w16du:dateUtc="2026-04-30T00:48:00Z">
            <w:rPr>
              <w:color w:val="EE0000"/>
              <w:lang w:val="en-AU"/>
            </w:rPr>
          </w:rPrChange>
        </w:rPr>
        <w:t xml:space="preserve"> </w:t>
      </w:r>
      <w:r w:rsidRPr="00CD0AD3">
        <w:rPr>
          <w:rFonts w:ascii="Arial Narrow" w:hAnsi="Arial Narrow"/>
          <w:lang w:val="en-AU"/>
          <w:rPrChange w:id="6" w:author="Ore Toua" w:date="2026-04-30T10:48:00Z" w16du:dateUtc="2026-04-30T00:48:00Z">
            <w:rPr>
              <w:lang w:val="en-AU"/>
            </w:rPr>
          </w:rPrChange>
        </w:rPr>
        <w:t>Terms of Reference (ToR)</w:t>
      </w:r>
    </w:p>
    <w:p w14:paraId="432BDFCF" w14:textId="6A04806E" w:rsidR="00CD0AD3" w:rsidRDefault="00E27CF5" w:rsidP="00CD0AD3">
      <w:pPr>
        <w:rPr>
          <w:ins w:id="7" w:author="Ore Toua" w:date="2026-04-30T10:48:00Z" w16du:dateUtc="2026-04-30T00:48:00Z"/>
          <w:rFonts w:ascii="Arial Narrow" w:hAnsi="Arial Narrow"/>
          <w:lang w:val="en-AU"/>
        </w:rPr>
      </w:pPr>
      <w:r w:rsidRPr="00CD0AD3">
        <w:rPr>
          <w:rFonts w:ascii="Arial Narrow" w:hAnsi="Arial Narrow"/>
          <w:lang w:val="en-AU"/>
          <w:rPrChange w:id="8" w:author="Ore Toua" w:date="2026-04-30T10:48:00Z" w16du:dateUtc="2026-04-30T00:48:00Z">
            <w:rPr>
              <w:lang w:val="en-AU"/>
            </w:rPr>
          </w:rPrChange>
        </w:rPr>
        <w:t>Approved by: NCD Small Craft Registration Board</w:t>
      </w:r>
      <w:r w:rsidRPr="00CD0AD3">
        <w:rPr>
          <w:rFonts w:ascii="Arial Narrow" w:hAnsi="Arial Narrow"/>
          <w:lang w:val="en-AU"/>
          <w:rPrChange w:id="9" w:author="Ore Toua" w:date="2026-04-30T10:48:00Z" w16du:dateUtc="2026-04-30T00:48:00Z">
            <w:rPr>
              <w:lang w:val="en-AU"/>
            </w:rPr>
          </w:rPrChange>
        </w:rPr>
        <w:br/>
        <w:t>Effective Date: [Insert Date]</w:t>
      </w:r>
    </w:p>
    <w:p w14:paraId="7C157FDC" w14:textId="40AA270B" w:rsidR="00CD0AD3" w:rsidRPr="00CD0AD3" w:rsidRDefault="00CD0AD3" w:rsidP="00CD0AD3">
      <w:pPr>
        <w:rPr>
          <w:rFonts w:ascii="Arial Narrow" w:hAnsi="Arial Narrow"/>
          <w:lang w:val="en-AU"/>
          <w:rPrChange w:id="10" w:author="Ore Toua" w:date="2026-04-30T10:48:00Z" w16du:dateUtc="2026-04-30T00:48:00Z">
            <w:rPr>
              <w:lang w:val="en-AU"/>
            </w:rPr>
          </w:rPrChange>
        </w:rPr>
      </w:pPr>
      <w:ins w:id="11" w:author="Ore Toua" w:date="2026-04-30T10:48:00Z" w16du:dateUtc="2026-04-30T00:48:00Z">
        <w:r>
          <w:rPr>
            <w:rFonts w:ascii="Arial Narrow" w:hAnsi="Arial Narrow"/>
            <w:lang w:val="en-AU"/>
          </w:rPr>
          <w:t>Review Date ( Insert Date)</w:t>
        </w:r>
      </w:ins>
    </w:p>
    <w:p w14:paraId="4C3D0FA2" w14:textId="77777777" w:rsidR="00FC11D9" w:rsidRPr="00CD0AD3" w:rsidRDefault="00E27CF5" w:rsidP="00CD0AD3">
      <w:pPr>
        <w:pStyle w:val="Heading2"/>
        <w:jc w:val="both"/>
        <w:rPr>
          <w:rFonts w:ascii="Arial Narrow" w:hAnsi="Arial Narrow"/>
          <w:lang w:val="en-AU"/>
          <w:rPrChange w:id="12" w:author="Ore Toua" w:date="2026-04-30T10:48:00Z" w16du:dateUtc="2026-04-30T00:48:00Z">
            <w:rPr>
              <w:lang w:val="en-AU"/>
            </w:rPr>
          </w:rPrChange>
        </w:rPr>
      </w:pPr>
      <w:r w:rsidRPr="00CD0AD3">
        <w:rPr>
          <w:rFonts w:ascii="Arial Narrow" w:hAnsi="Arial Narrow"/>
          <w:lang w:val="en-AU"/>
          <w:rPrChange w:id="13" w:author="Ore Toua" w:date="2026-04-30T10:48:00Z" w16du:dateUtc="2026-04-30T00:48:00Z">
            <w:rPr>
              <w:lang w:val="en-AU"/>
            </w:rPr>
          </w:rPrChange>
        </w:rPr>
        <w:t>1. Background</w:t>
      </w:r>
    </w:p>
    <w:p w14:paraId="5D8D8A79" w14:textId="5B75BD40" w:rsidR="00FC11D9" w:rsidRPr="00CD0AD3" w:rsidRDefault="00E27CF5" w:rsidP="00CD0AD3">
      <w:pPr>
        <w:rPr>
          <w:rFonts w:ascii="Arial Narrow" w:hAnsi="Arial Narrow"/>
          <w:lang w:val="en-AU"/>
          <w:rPrChange w:id="14" w:author="Ore Toua" w:date="2026-04-30T10:48:00Z" w16du:dateUtc="2026-04-30T00:48:00Z">
            <w:rPr>
              <w:lang w:val="en-AU"/>
            </w:rPr>
          </w:rPrChange>
        </w:rPr>
        <w:pPrChange w:id="15" w:author="Ore Toua" w:date="2026-04-30T10:49:00Z" w16du:dateUtc="2026-04-30T00:49:00Z">
          <w:pPr>
            <w:jc w:val="both"/>
          </w:pPr>
        </w:pPrChange>
      </w:pPr>
      <w:r w:rsidRPr="00CD0AD3">
        <w:rPr>
          <w:rFonts w:ascii="Arial Narrow" w:hAnsi="Arial Narrow"/>
          <w:lang w:val="en-AU"/>
          <w:rPrChange w:id="16" w:author="Ore Toua" w:date="2026-04-30T10:48:00Z" w16du:dateUtc="2026-04-30T00:48:00Z">
            <w:rPr>
              <w:lang w:val="en-AU"/>
            </w:rPr>
          </w:rPrChange>
        </w:rPr>
        <w:t xml:space="preserve">The Small Craft Act 2011 </w:t>
      </w:r>
      <w:ins w:id="17" w:author="Ore Toua" w:date="2026-04-30T10:50:00Z" w16du:dateUtc="2026-04-30T00:50:00Z">
        <w:r w:rsidR="00CD0AD3">
          <w:rPr>
            <w:rFonts w:ascii="Arial Narrow" w:hAnsi="Arial Narrow"/>
            <w:lang w:val="en-AU"/>
          </w:rPr>
          <w:t xml:space="preserve">establishes </w:t>
        </w:r>
      </w:ins>
      <w:del w:id="18" w:author="Ore Toua" w:date="2026-04-30T10:50:00Z" w16du:dateUtc="2026-04-30T00:50:00Z">
        <w:r w:rsidRPr="00CD0AD3" w:rsidDel="00CD0AD3">
          <w:rPr>
            <w:rFonts w:ascii="Arial Narrow" w:hAnsi="Arial Narrow"/>
            <w:lang w:val="en-AU"/>
            <w:rPrChange w:id="19" w:author="Ore Toua" w:date="2026-04-30T10:48:00Z" w16du:dateUtc="2026-04-30T00:48:00Z">
              <w:rPr>
                <w:lang w:val="en-AU"/>
              </w:rPr>
            </w:rPrChange>
          </w:rPr>
          <w:delText xml:space="preserve">provides </w:delText>
        </w:r>
      </w:del>
      <w:r w:rsidRPr="00CD0AD3">
        <w:rPr>
          <w:rFonts w:ascii="Arial Narrow" w:hAnsi="Arial Narrow"/>
          <w:lang w:val="en-AU"/>
          <w:rPrChange w:id="20" w:author="Ore Toua" w:date="2026-04-30T10:48:00Z" w16du:dateUtc="2026-04-30T00:48:00Z">
            <w:rPr>
              <w:lang w:val="en-AU"/>
            </w:rPr>
          </w:rPrChange>
        </w:rPr>
        <w:t>the</w:t>
      </w:r>
      <w:ins w:id="21" w:author="Ore Toua" w:date="2026-04-30T10:51:00Z" w16du:dateUtc="2026-04-30T00:51:00Z">
        <w:r w:rsidR="00CD0AD3">
          <w:rPr>
            <w:rFonts w:ascii="Arial Narrow" w:hAnsi="Arial Narrow"/>
            <w:lang w:val="en-AU"/>
          </w:rPr>
          <w:t xml:space="preserve"> legal</w:t>
        </w:r>
      </w:ins>
      <w:r w:rsidRPr="00CD0AD3">
        <w:rPr>
          <w:rFonts w:ascii="Arial Narrow" w:hAnsi="Arial Narrow"/>
          <w:lang w:val="en-AU"/>
          <w:rPrChange w:id="22" w:author="Ore Toua" w:date="2026-04-30T10:48:00Z" w16du:dateUtc="2026-04-30T00:48:00Z">
            <w:rPr>
              <w:lang w:val="en-AU"/>
            </w:rPr>
          </w:rPrChange>
        </w:rPr>
        <w:t xml:space="preserve"> framework for the registration, licensing, and safe operation of small craft across all maritime provinces in Papua New Guinea. Under Part II</w:t>
      </w:r>
      <w:ins w:id="23" w:author="Ore Toua" w:date="2026-04-30T10:51:00Z" w16du:dateUtc="2026-04-30T00:51:00Z">
        <w:r w:rsidR="00CD0AD3">
          <w:rPr>
            <w:rFonts w:ascii="Arial Narrow" w:hAnsi="Arial Narrow"/>
            <w:lang w:val="en-AU"/>
          </w:rPr>
          <w:t xml:space="preserve"> of the Act</w:t>
        </w:r>
      </w:ins>
      <w:r w:rsidRPr="00CD0AD3">
        <w:rPr>
          <w:rFonts w:ascii="Arial Narrow" w:hAnsi="Arial Narrow"/>
          <w:lang w:val="en-AU"/>
          <w:rPrChange w:id="24" w:author="Ore Toua" w:date="2026-04-30T10:48:00Z" w16du:dateUtc="2026-04-30T00:48:00Z">
            <w:rPr>
              <w:lang w:val="en-AU"/>
            </w:rPr>
          </w:rPrChange>
        </w:rPr>
        <w:t xml:space="preserve">, each province is </w:t>
      </w:r>
      <w:ins w:id="25" w:author="Ore Toua" w:date="2026-04-30T10:51:00Z" w16du:dateUtc="2026-04-30T00:51:00Z">
        <w:r w:rsidR="00CD0AD3">
          <w:rPr>
            <w:rFonts w:ascii="Arial Narrow" w:hAnsi="Arial Narrow"/>
            <w:lang w:val="en-AU"/>
          </w:rPr>
          <w:t xml:space="preserve">mandated </w:t>
        </w:r>
      </w:ins>
      <w:del w:id="26" w:author="Ore Toua" w:date="2026-04-30T10:51:00Z" w16du:dateUtc="2026-04-30T00:51:00Z">
        <w:r w:rsidRPr="00CD0AD3" w:rsidDel="00CD0AD3">
          <w:rPr>
            <w:rFonts w:ascii="Arial Narrow" w:hAnsi="Arial Narrow"/>
            <w:lang w:val="en-AU"/>
            <w:rPrChange w:id="27" w:author="Ore Toua" w:date="2026-04-30T10:48:00Z" w16du:dateUtc="2026-04-30T00:48:00Z">
              <w:rPr>
                <w:lang w:val="en-AU"/>
              </w:rPr>
            </w:rPrChange>
          </w:rPr>
          <w:delText>required</w:delText>
        </w:r>
      </w:del>
      <w:r w:rsidRPr="00CD0AD3">
        <w:rPr>
          <w:rFonts w:ascii="Arial Narrow" w:hAnsi="Arial Narrow"/>
          <w:lang w:val="en-AU"/>
          <w:rPrChange w:id="28" w:author="Ore Toua" w:date="2026-04-30T10:48:00Z" w16du:dateUtc="2026-04-30T00:48:00Z">
            <w:rPr>
              <w:lang w:val="en-AU"/>
            </w:rPr>
          </w:rPrChange>
        </w:rPr>
        <w:t xml:space="preserve"> to establish a Provincial Small Craft Registration Board with delegated </w:t>
      </w:r>
      <w:ins w:id="29" w:author="Ore Toua" w:date="2026-04-30T10:51:00Z" w16du:dateUtc="2026-04-30T00:51:00Z">
        <w:r w:rsidR="00CD0AD3">
          <w:rPr>
            <w:rFonts w:ascii="Arial Narrow" w:hAnsi="Arial Narrow"/>
            <w:lang w:val="en-AU"/>
          </w:rPr>
          <w:t xml:space="preserve">authority </w:t>
        </w:r>
      </w:ins>
      <w:del w:id="30" w:author="Ore Toua" w:date="2026-04-30T10:51:00Z" w16du:dateUtc="2026-04-30T00:51:00Z">
        <w:r w:rsidRPr="00CD0AD3" w:rsidDel="00CD0AD3">
          <w:rPr>
            <w:rFonts w:ascii="Arial Narrow" w:hAnsi="Arial Narrow"/>
            <w:lang w:val="en-AU"/>
            <w:rPrChange w:id="31" w:author="Ore Toua" w:date="2026-04-30T10:48:00Z" w16du:dateUtc="2026-04-30T00:48:00Z">
              <w:rPr>
                <w:lang w:val="en-AU"/>
              </w:rPr>
            </w:rPrChange>
          </w:rPr>
          <w:delText xml:space="preserve">powers </w:delText>
        </w:r>
      </w:del>
      <w:r w:rsidRPr="00CD0AD3">
        <w:rPr>
          <w:rFonts w:ascii="Arial Narrow" w:hAnsi="Arial Narrow"/>
          <w:lang w:val="en-AU"/>
          <w:rPrChange w:id="32" w:author="Ore Toua" w:date="2026-04-30T10:48:00Z" w16du:dateUtc="2026-04-30T00:48:00Z">
            <w:rPr>
              <w:lang w:val="en-AU"/>
            </w:rPr>
          </w:rPrChange>
        </w:rPr>
        <w:t>to administer</w:t>
      </w:r>
      <w:ins w:id="33" w:author="Ore Toua" w:date="2026-04-30T10:51:00Z" w16du:dateUtc="2026-04-30T00:51:00Z">
        <w:r w:rsidR="00CD0AD3">
          <w:rPr>
            <w:rFonts w:ascii="Arial Narrow" w:hAnsi="Arial Narrow"/>
            <w:lang w:val="en-AU"/>
          </w:rPr>
          <w:t xml:space="preserve"> and enforce</w:t>
        </w:r>
      </w:ins>
      <w:r w:rsidRPr="00CD0AD3">
        <w:rPr>
          <w:rFonts w:ascii="Arial Narrow" w:hAnsi="Arial Narrow"/>
          <w:lang w:val="en-AU"/>
          <w:rPrChange w:id="34" w:author="Ore Toua" w:date="2026-04-30T10:48:00Z" w16du:dateUtc="2026-04-30T00:48:00Z">
            <w:rPr>
              <w:lang w:val="en-AU"/>
            </w:rPr>
          </w:rPrChange>
        </w:rPr>
        <w:t xml:space="preserve"> the Act within its jurisdiction.</w:t>
      </w:r>
      <w:r w:rsidRPr="00CD0AD3">
        <w:rPr>
          <w:rFonts w:ascii="Arial Narrow" w:hAnsi="Arial Narrow"/>
          <w:lang w:val="en-AU"/>
          <w:rPrChange w:id="35" w:author="Ore Toua" w:date="2026-04-30T10:48:00Z" w16du:dateUtc="2026-04-30T00:48:00Z">
            <w:rPr>
              <w:lang w:val="en-AU"/>
            </w:rPr>
          </w:rPrChange>
        </w:rPr>
        <w:br/>
      </w:r>
      <w:r w:rsidRPr="00CD0AD3">
        <w:rPr>
          <w:rFonts w:ascii="Arial Narrow" w:hAnsi="Arial Narrow"/>
          <w:lang w:val="en-AU"/>
          <w:rPrChange w:id="36" w:author="Ore Toua" w:date="2026-04-30T10:48:00Z" w16du:dateUtc="2026-04-30T00:48:00Z">
            <w:rPr>
              <w:lang w:val="en-AU"/>
            </w:rPr>
          </w:rPrChange>
        </w:rPr>
        <w:br/>
        <w:t xml:space="preserve">The NCD Small Craft Registration Board (NCD SCRB) </w:t>
      </w:r>
      <w:commentRangeStart w:id="37"/>
      <w:del w:id="38" w:author="Ore Toua" w:date="2026-04-30T10:52:00Z" w16du:dateUtc="2026-04-30T00:52:00Z">
        <w:r w:rsidRPr="00CD0AD3" w:rsidDel="00CD0AD3">
          <w:rPr>
            <w:rFonts w:ascii="Arial Narrow" w:hAnsi="Arial Narrow"/>
            <w:lang w:val="en-AU"/>
            <w:rPrChange w:id="39" w:author="Ore Toua" w:date="2026-04-30T10:48:00Z" w16du:dateUtc="2026-04-30T00:48:00Z">
              <w:rPr>
                <w:lang w:val="en-AU"/>
              </w:rPr>
            </w:rPrChange>
          </w:rPr>
          <w:delText>was</w:delText>
        </w:r>
      </w:del>
      <w:r w:rsidRPr="00CD0AD3">
        <w:rPr>
          <w:rFonts w:ascii="Arial Narrow" w:hAnsi="Arial Narrow"/>
          <w:lang w:val="en-AU"/>
          <w:rPrChange w:id="40" w:author="Ore Toua" w:date="2026-04-30T10:48:00Z" w16du:dateUtc="2026-04-30T00:48:00Z">
            <w:rPr>
              <w:lang w:val="en-AU"/>
            </w:rPr>
          </w:rPrChange>
        </w:rPr>
        <w:t xml:space="preserve"> established </w:t>
      </w:r>
      <w:commentRangeEnd w:id="37"/>
      <w:r w:rsidR="00EB4DA9">
        <w:rPr>
          <w:rStyle w:val="CommentReference"/>
          <w:rFonts w:ascii="Arial Narrow" w:hAnsi="Arial Narrow"/>
          <w:sz w:val="22"/>
          <w:szCs w:val="22"/>
          <w:lang w:val="en-AU"/>
        </w:rPr>
        <w:commentReference w:id="37"/>
      </w:r>
      <w:ins w:id="41" w:author="Ore Toua" w:date="2026-04-30T11:22:00Z" w16du:dateUtc="2026-04-30T01:22:00Z">
        <w:r w:rsidR="00E24AD4">
          <w:rPr>
            <w:rFonts w:ascii="Arial Narrow" w:hAnsi="Arial Narrow"/>
            <w:lang w:val="en-AU"/>
          </w:rPr>
          <w:t xml:space="preserve">in </w:t>
        </w:r>
      </w:ins>
      <w:del w:id="42" w:author="Ore Toua" w:date="2026-04-30T11:22:00Z" w16du:dateUtc="2026-04-30T01:22:00Z">
        <w:r w:rsidRPr="00CD0AD3" w:rsidDel="00E24AD4">
          <w:rPr>
            <w:rFonts w:ascii="Arial Narrow" w:hAnsi="Arial Narrow"/>
            <w:lang w:val="en-AU"/>
            <w:rPrChange w:id="43" w:author="Ore Toua" w:date="2026-04-30T10:48:00Z" w16du:dateUtc="2026-04-30T00:48:00Z">
              <w:rPr>
                <w:lang w:val="en-AU"/>
              </w:rPr>
            </w:rPrChange>
          </w:rPr>
          <w:delText>to</w:delText>
        </w:r>
      </w:del>
      <w:ins w:id="44" w:author="Ore Toua" w:date="2026-04-30T11:22:00Z" w16du:dateUtc="2026-04-30T01:22:00Z">
        <w:r w:rsidR="00E24AD4">
          <w:rPr>
            <w:rFonts w:ascii="Arial Narrow" w:hAnsi="Arial Narrow"/>
            <w:lang w:val="en-AU"/>
          </w:rPr>
          <w:t xml:space="preserve">, responsible </w:t>
        </w:r>
      </w:ins>
      <w:del w:id="45" w:author="Ore Toua" w:date="2026-04-30T11:24:00Z" w16du:dateUtc="2026-04-30T01:24:00Z">
        <w:r w:rsidRPr="00CD0AD3" w:rsidDel="00E24AD4">
          <w:rPr>
            <w:rFonts w:ascii="Arial Narrow" w:hAnsi="Arial Narrow"/>
            <w:lang w:val="en-AU"/>
            <w:rPrChange w:id="46" w:author="Ore Toua" w:date="2026-04-30T10:48:00Z" w16du:dateUtc="2026-04-30T00:48:00Z">
              <w:rPr>
                <w:lang w:val="en-AU"/>
              </w:rPr>
            </w:rPrChange>
          </w:rPr>
          <w:delText xml:space="preserve"> ensur</w:delText>
        </w:r>
      </w:del>
      <w:ins w:id="47" w:author="Ore Toua" w:date="2026-04-30T11:24:00Z" w16du:dateUtc="2026-04-30T01:24:00Z">
        <w:r w:rsidR="00E24AD4">
          <w:rPr>
            <w:rFonts w:ascii="Arial Narrow" w:hAnsi="Arial Narrow"/>
            <w:lang w:val="en-AU"/>
          </w:rPr>
          <w:t xml:space="preserve">for </w:t>
        </w:r>
        <w:r w:rsidR="00E24AD4" w:rsidRPr="00E24AD4">
          <w:rPr>
            <w:rFonts w:ascii="Arial Narrow" w:hAnsi="Arial Narrow"/>
            <w:lang w:val="en-AU"/>
          </w:rPr>
          <w:t>ensuring</w:t>
        </w:r>
      </w:ins>
      <w:ins w:id="48" w:author="Ore Toua" w:date="2026-04-30T11:23:00Z" w16du:dateUtc="2026-04-30T01:23:00Z">
        <w:r w:rsidR="00E24AD4">
          <w:rPr>
            <w:rFonts w:ascii="Arial Narrow" w:hAnsi="Arial Narrow"/>
            <w:lang w:val="en-AU"/>
          </w:rPr>
          <w:t xml:space="preserve"> </w:t>
        </w:r>
      </w:ins>
      <w:del w:id="49" w:author="Ore Toua" w:date="2026-04-30T11:23:00Z" w16du:dateUtc="2026-04-30T01:23:00Z">
        <w:r w:rsidRPr="00CD0AD3" w:rsidDel="00E24AD4">
          <w:rPr>
            <w:rFonts w:ascii="Arial Narrow" w:hAnsi="Arial Narrow"/>
            <w:lang w:val="en-AU"/>
            <w:rPrChange w:id="50" w:author="Ore Toua" w:date="2026-04-30T10:48:00Z" w16du:dateUtc="2026-04-30T00:48:00Z">
              <w:rPr>
                <w:lang w:val="en-AU"/>
              </w:rPr>
            </w:rPrChange>
          </w:rPr>
          <w:delText>e</w:delText>
        </w:r>
      </w:del>
      <w:r w:rsidRPr="00CD0AD3">
        <w:rPr>
          <w:rFonts w:ascii="Arial Narrow" w:hAnsi="Arial Narrow"/>
          <w:lang w:val="en-AU"/>
          <w:rPrChange w:id="51" w:author="Ore Toua" w:date="2026-04-30T10:48:00Z" w16du:dateUtc="2026-04-30T00:48:00Z">
            <w:rPr>
              <w:lang w:val="en-AU"/>
            </w:rPr>
          </w:rPrChange>
        </w:rPr>
        <w:t xml:space="preserve"> compliance within the National Capital District</w:t>
      </w:r>
      <w:ins w:id="52" w:author="Ore Toua" w:date="2026-04-30T11:23:00Z" w16du:dateUtc="2026-04-30T01:23:00Z">
        <w:r w:rsidR="00E24AD4">
          <w:rPr>
            <w:rFonts w:ascii="Arial Narrow" w:hAnsi="Arial Narrow"/>
            <w:lang w:val="en-AU"/>
          </w:rPr>
          <w:t xml:space="preserve"> (</w:t>
        </w:r>
      </w:ins>
      <w:ins w:id="53" w:author="Ore Toua" w:date="2026-04-30T11:24:00Z" w16du:dateUtc="2026-04-30T01:24:00Z">
        <w:r w:rsidR="00E24AD4">
          <w:rPr>
            <w:rFonts w:ascii="Arial Narrow" w:hAnsi="Arial Narrow"/>
            <w:lang w:val="en-AU"/>
          </w:rPr>
          <w:t>NCD)</w:t>
        </w:r>
      </w:ins>
      <w:r w:rsidRPr="00CD0AD3">
        <w:rPr>
          <w:rFonts w:ascii="Arial Narrow" w:hAnsi="Arial Narrow"/>
          <w:lang w:val="en-AU"/>
          <w:rPrChange w:id="54" w:author="Ore Toua" w:date="2026-04-30T10:48:00Z" w16du:dateUtc="2026-04-30T00:48:00Z">
            <w:rPr>
              <w:lang w:val="en-AU"/>
            </w:rPr>
          </w:rPrChange>
        </w:rPr>
        <w:t>,</w:t>
      </w:r>
      <w:del w:id="55" w:author="Ore Toua" w:date="2026-04-30T11:24:00Z" w16du:dateUtc="2026-04-30T01:24:00Z">
        <w:r w:rsidRPr="00CD0AD3" w:rsidDel="00E24AD4">
          <w:rPr>
            <w:rFonts w:ascii="Arial Narrow" w:hAnsi="Arial Narrow"/>
            <w:lang w:val="en-AU"/>
            <w:rPrChange w:id="56" w:author="Ore Toua" w:date="2026-04-30T10:48:00Z" w16du:dateUtc="2026-04-30T00:48:00Z">
              <w:rPr>
                <w:lang w:val="en-AU"/>
              </w:rPr>
            </w:rPrChange>
          </w:rPr>
          <w:delText xml:space="preserve"> adapting national provisions to suit local operating conditions</w:delText>
        </w:r>
      </w:del>
      <w:r w:rsidRPr="00CD0AD3">
        <w:rPr>
          <w:rFonts w:ascii="Arial Narrow" w:hAnsi="Arial Narrow"/>
          <w:lang w:val="en-AU"/>
          <w:rPrChange w:id="57" w:author="Ore Toua" w:date="2026-04-30T10:48:00Z" w16du:dateUtc="2026-04-30T00:48:00Z">
            <w:rPr>
              <w:lang w:val="en-AU"/>
            </w:rPr>
          </w:rPrChange>
        </w:rPr>
        <w:t>. Given the</w:t>
      </w:r>
      <w:ins w:id="58" w:author="Ore Toua" w:date="2026-04-30T11:24:00Z" w16du:dateUtc="2026-04-30T01:24:00Z">
        <w:r w:rsidR="00E24AD4">
          <w:rPr>
            <w:rFonts w:ascii="Arial Narrow" w:hAnsi="Arial Narrow"/>
            <w:lang w:val="en-AU"/>
          </w:rPr>
          <w:t xml:space="preserve"> District’s hi</w:t>
        </w:r>
      </w:ins>
      <w:ins w:id="59" w:author="Ore Toua" w:date="2026-04-30T11:25:00Z" w16du:dateUtc="2026-04-30T01:25:00Z">
        <w:r w:rsidR="00E24AD4">
          <w:rPr>
            <w:rFonts w:ascii="Arial Narrow" w:hAnsi="Arial Narrow"/>
            <w:lang w:val="en-AU"/>
          </w:rPr>
          <w:t>gh</w:t>
        </w:r>
      </w:ins>
      <w:r w:rsidRPr="00CD0AD3">
        <w:rPr>
          <w:rFonts w:ascii="Arial Narrow" w:hAnsi="Arial Narrow"/>
          <w:lang w:val="en-AU"/>
          <w:rPrChange w:id="60" w:author="Ore Toua" w:date="2026-04-30T10:48:00Z" w16du:dateUtc="2026-04-30T00:48:00Z">
            <w:rPr>
              <w:lang w:val="en-AU"/>
            </w:rPr>
          </w:rPrChange>
        </w:rPr>
        <w:t xml:space="preserve"> </w:t>
      </w:r>
      <w:del w:id="61" w:author="Ore Toua" w:date="2026-04-30T11:25:00Z" w16du:dateUtc="2026-04-30T01:25:00Z">
        <w:r w:rsidRPr="00CD0AD3" w:rsidDel="00E24AD4">
          <w:rPr>
            <w:rFonts w:ascii="Arial Narrow" w:hAnsi="Arial Narrow"/>
            <w:lang w:val="en-AU"/>
            <w:rPrChange w:id="62" w:author="Ore Toua" w:date="2026-04-30T10:48:00Z" w16du:dateUtc="2026-04-30T00:48:00Z">
              <w:rPr>
                <w:lang w:val="en-AU"/>
              </w:rPr>
            </w:rPrChange>
          </w:rPr>
          <w:delText>dense</w:delText>
        </w:r>
      </w:del>
      <w:r w:rsidRPr="00CD0AD3">
        <w:rPr>
          <w:rFonts w:ascii="Arial Narrow" w:hAnsi="Arial Narrow"/>
          <w:lang w:val="en-AU"/>
          <w:rPrChange w:id="63" w:author="Ore Toua" w:date="2026-04-30T10:48:00Z" w16du:dateUtc="2026-04-30T00:48:00Z">
            <w:rPr>
              <w:lang w:val="en-AU"/>
            </w:rPr>
          </w:rPrChange>
        </w:rPr>
        <w:t xml:space="preserve"> </w:t>
      </w:r>
      <w:del w:id="64" w:author="Ore Toua" w:date="2026-04-30T11:25:00Z" w16du:dateUtc="2026-04-30T01:25:00Z">
        <w:r w:rsidRPr="00CD0AD3" w:rsidDel="00E24AD4">
          <w:rPr>
            <w:rFonts w:ascii="Arial Narrow" w:hAnsi="Arial Narrow"/>
            <w:lang w:val="en-AU"/>
            <w:rPrChange w:id="65" w:author="Ore Toua" w:date="2026-04-30T10:48:00Z" w16du:dateUtc="2026-04-30T00:48:00Z">
              <w:rPr>
                <w:lang w:val="en-AU"/>
              </w:rPr>
            </w:rPrChange>
          </w:rPr>
          <w:delText>population,</w:delText>
        </w:r>
      </w:del>
      <w:ins w:id="66" w:author="Ore Toua" w:date="2026-04-30T11:25:00Z" w16du:dateUtc="2026-04-30T01:25:00Z">
        <w:r w:rsidR="00E24AD4" w:rsidRPr="00E24AD4">
          <w:rPr>
            <w:rFonts w:ascii="Arial Narrow" w:hAnsi="Arial Narrow"/>
            <w:lang w:val="en-AU"/>
          </w:rPr>
          <w:t>population,</w:t>
        </w:r>
        <w:r w:rsidR="00E24AD4">
          <w:rPr>
            <w:rFonts w:ascii="Arial Narrow" w:hAnsi="Arial Narrow"/>
            <w:lang w:val="en-AU"/>
          </w:rPr>
          <w:t xml:space="preserve"> density, complex coastal</w:t>
        </w:r>
      </w:ins>
      <w:r w:rsidRPr="00CD0AD3">
        <w:rPr>
          <w:rFonts w:ascii="Arial Narrow" w:hAnsi="Arial Narrow"/>
          <w:lang w:val="en-AU"/>
          <w:rPrChange w:id="67" w:author="Ore Toua" w:date="2026-04-30T10:48:00Z" w16du:dateUtc="2026-04-30T00:48:00Z">
            <w:rPr>
              <w:lang w:val="en-AU"/>
            </w:rPr>
          </w:rPrChange>
        </w:rPr>
        <w:t xml:space="preserve"> </w:t>
      </w:r>
      <w:del w:id="68" w:author="Ore Toua" w:date="2026-04-30T11:25:00Z" w16du:dateUtc="2026-04-30T01:25:00Z">
        <w:r w:rsidRPr="00CD0AD3" w:rsidDel="00E24AD4">
          <w:rPr>
            <w:rFonts w:ascii="Arial Narrow" w:hAnsi="Arial Narrow"/>
            <w:lang w:val="en-AU"/>
            <w:rPrChange w:id="69" w:author="Ore Toua" w:date="2026-04-30T10:48:00Z" w16du:dateUtc="2026-04-30T00:48:00Z">
              <w:rPr>
                <w:lang w:val="en-AU"/>
              </w:rPr>
            </w:rPrChange>
          </w:rPr>
          <w:delText>unique</w:delText>
        </w:r>
      </w:del>
      <w:r w:rsidRPr="00CD0AD3">
        <w:rPr>
          <w:rFonts w:ascii="Arial Narrow" w:hAnsi="Arial Narrow"/>
          <w:lang w:val="en-AU"/>
          <w:rPrChange w:id="70" w:author="Ore Toua" w:date="2026-04-30T10:48:00Z" w16du:dateUtc="2026-04-30T00:48:00Z">
            <w:rPr>
              <w:lang w:val="en-AU"/>
            </w:rPr>
          </w:rPrChange>
        </w:rPr>
        <w:t xml:space="preserve"> waterway</w:t>
      </w:r>
      <w:ins w:id="71" w:author="Ore Toua" w:date="2026-04-30T11:26:00Z" w16du:dateUtc="2026-04-30T01:26:00Z">
        <w:r w:rsidR="00E24AD4">
          <w:rPr>
            <w:rFonts w:ascii="Arial Narrow" w:hAnsi="Arial Narrow"/>
            <w:lang w:val="en-AU"/>
          </w:rPr>
          <w:t xml:space="preserve"> usage</w:t>
        </w:r>
      </w:ins>
      <w:del w:id="72" w:author="Ore Toua" w:date="2026-04-30T11:25:00Z" w16du:dateUtc="2026-04-30T01:25:00Z">
        <w:r w:rsidRPr="00CD0AD3" w:rsidDel="00E24AD4">
          <w:rPr>
            <w:rFonts w:ascii="Arial Narrow" w:hAnsi="Arial Narrow"/>
            <w:lang w:val="en-AU"/>
            <w:rPrChange w:id="73" w:author="Ore Toua" w:date="2026-04-30T10:48:00Z" w16du:dateUtc="2026-04-30T00:48:00Z">
              <w:rPr>
                <w:lang w:val="en-AU"/>
              </w:rPr>
            </w:rPrChange>
          </w:rPr>
          <w:delText>s</w:delText>
        </w:r>
      </w:del>
      <w:r w:rsidRPr="00CD0AD3">
        <w:rPr>
          <w:rFonts w:ascii="Arial Narrow" w:hAnsi="Arial Narrow"/>
          <w:lang w:val="en-AU"/>
          <w:rPrChange w:id="74" w:author="Ore Toua" w:date="2026-04-30T10:48:00Z" w16du:dateUtc="2026-04-30T00:48:00Z">
            <w:rPr>
              <w:lang w:val="en-AU"/>
            </w:rPr>
          </w:rPrChange>
        </w:rPr>
        <w:t xml:space="preserve">, and </w:t>
      </w:r>
      <w:ins w:id="75" w:author="Ore Toua" w:date="2026-04-30T11:26:00Z" w16du:dateUtc="2026-04-30T01:26:00Z">
        <w:r w:rsidR="00E24AD4">
          <w:rPr>
            <w:rFonts w:ascii="Arial Narrow" w:hAnsi="Arial Narrow"/>
            <w:lang w:val="en-AU"/>
          </w:rPr>
          <w:t xml:space="preserve">increasing small craft </w:t>
        </w:r>
      </w:ins>
      <w:ins w:id="76" w:author="Ore Toua" w:date="2026-04-30T11:29:00Z" w16du:dateUtc="2026-04-30T01:29:00Z">
        <w:r w:rsidR="00E24AD4">
          <w:rPr>
            <w:rFonts w:ascii="Arial Narrow" w:hAnsi="Arial Narrow"/>
            <w:lang w:val="en-AU"/>
          </w:rPr>
          <w:t>activity,</w:t>
        </w:r>
      </w:ins>
      <w:ins w:id="77" w:author="Ore Toua" w:date="2026-04-30T11:26:00Z" w16du:dateUtc="2026-04-30T01:26:00Z">
        <w:r w:rsidR="00E24AD4">
          <w:rPr>
            <w:rFonts w:ascii="Arial Narrow" w:hAnsi="Arial Narrow"/>
            <w:lang w:val="en-AU"/>
          </w:rPr>
          <w:t xml:space="preserve"> there is need to develop Supplementary Regulations to </w:t>
        </w:r>
      </w:ins>
      <w:ins w:id="78" w:author="Ore Toua" w:date="2026-04-30T11:27:00Z" w16du:dateUtc="2026-04-30T01:27:00Z">
        <w:r w:rsidR="00E24AD4">
          <w:rPr>
            <w:rFonts w:ascii="Arial Narrow" w:hAnsi="Arial Narrow"/>
            <w:lang w:val="en-AU"/>
          </w:rPr>
          <w:t xml:space="preserve">address local </w:t>
        </w:r>
      </w:ins>
      <w:r w:rsidRPr="00CD0AD3">
        <w:rPr>
          <w:rFonts w:ascii="Arial Narrow" w:hAnsi="Arial Narrow"/>
          <w:lang w:val="en-AU"/>
          <w:rPrChange w:id="79" w:author="Ore Toua" w:date="2026-04-30T10:48:00Z" w16du:dateUtc="2026-04-30T00:48:00Z">
            <w:rPr>
              <w:lang w:val="en-AU"/>
            </w:rPr>
          </w:rPrChange>
        </w:rPr>
        <w:t>operational</w:t>
      </w:r>
      <w:ins w:id="80" w:author="Ore Toua" w:date="2026-04-30T11:27:00Z" w16du:dateUtc="2026-04-30T01:27:00Z">
        <w:r w:rsidR="00E24AD4">
          <w:rPr>
            <w:rFonts w:ascii="Arial Narrow" w:hAnsi="Arial Narrow"/>
            <w:lang w:val="en-AU"/>
          </w:rPr>
          <w:t>, safety and enforcement challenges.</w:t>
        </w:r>
      </w:ins>
      <w:r w:rsidRPr="00CD0AD3">
        <w:rPr>
          <w:rFonts w:ascii="Arial Narrow" w:hAnsi="Arial Narrow"/>
          <w:lang w:val="en-AU"/>
          <w:rPrChange w:id="81" w:author="Ore Toua" w:date="2026-04-30T10:48:00Z" w16du:dateUtc="2026-04-30T00:48:00Z">
            <w:rPr>
              <w:lang w:val="en-AU"/>
            </w:rPr>
          </w:rPrChange>
        </w:rPr>
        <w:t xml:space="preserve"> </w:t>
      </w:r>
      <w:del w:id="82" w:author="Ore Toua" w:date="2026-04-30T11:27:00Z" w16du:dateUtc="2026-04-30T01:27:00Z">
        <w:r w:rsidRPr="00CD0AD3" w:rsidDel="00E24AD4">
          <w:rPr>
            <w:rFonts w:ascii="Arial Narrow" w:hAnsi="Arial Narrow"/>
            <w:lang w:val="en-AU"/>
            <w:rPrChange w:id="83" w:author="Ore Toua" w:date="2026-04-30T10:48:00Z" w16du:dateUtc="2026-04-30T00:48:00Z">
              <w:rPr>
                <w:lang w:val="en-AU"/>
              </w:rPr>
            </w:rPrChange>
          </w:rPr>
          <w:delText>challenges specific to NCD, the Board has identified the need to create Supplementary Regulations under the Act.</w:delText>
        </w:r>
        <w:r w:rsidRPr="00CD0AD3" w:rsidDel="00E24AD4">
          <w:rPr>
            <w:rFonts w:ascii="Arial Narrow" w:hAnsi="Arial Narrow"/>
            <w:lang w:val="en-AU"/>
            <w:rPrChange w:id="84" w:author="Ore Toua" w:date="2026-04-30T10:48:00Z" w16du:dateUtc="2026-04-30T00:48:00Z">
              <w:rPr>
                <w:lang w:val="en-AU"/>
              </w:rPr>
            </w:rPrChange>
          </w:rPr>
          <w:br/>
        </w:r>
      </w:del>
      <w:r w:rsidRPr="00CD0AD3">
        <w:rPr>
          <w:rFonts w:ascii="Arial Narrow" w:hAnsi="Arial Narrow"/>
          <w:lang w:val="en-AU"/>
          <w:rPrChange w:id="85" w:author="Ore Toua" w:date="2026-04-30T10:48:00Z" w16du:dateUtc="2026-04-30T00:48:00Z">
            <w:rPr>
              <w:lang w:val="en-AU"/>
            </w:rPr>
          </w:rPrChange>
        </w:rPr>
        <w:br/>
      </w:r>
      <w:ins w:id="86" w:author="Ore Toua" w:date="2026-04-30T11:28:00Z" w16du:dateUtc="2026-04-30T01:28:00Z">
        <w:r w:rsidR="00E24AD4">
          <w:rPr>
            <w:rFonts w:ascii="Arial Narrow" w:hAnsi="Arial Narrow"/>
            <w:lang w:val="en-AU"/>
          </w:rPr>
          <w:t>Accordingly, the NCDC SCRB has established t</w:t>
        </w:r>
      </w:ins>
      <w:del w:id="87" w:author="Ore Toua" w:date="2026-04-30T11:28:00Z" w16du:dateUtc="2026-04-30T01:28:00Z">
        <w:r w:rsidRPr="00CD0AD3" w:rsidDel="00E24AD4">
          <w:rPr>
            <w:rFonts w:ascii="Arial Narrow" w:hAnsi="Arial Narrow"/>
            <w:lang w:val="en-AU"/>
            <w:rPrChange w:id="88" w:author="Ore Toua" w:date="2026-04-30T10:48:00Z" w16du:dateUtc="2026-04-30T00:48:00Z">
              <w:rPr>
                <w:lang w:val="en-AU"/>
              </w:rPr>
            </w:rPrChange>
          </w:rPr>
          <w:delText>T</w:delText>
        </w:r>
      </w:del>
      <w:r w:rsidRPr="00CD0AD3">
        <w:rPr>
          <w:rFonts w:ascii="Arial Narrow" w:hAnsi="Arial Narrow"/>
          <w:lang w:val="en-AU"/>
          <w:rPrChange w:id="89" w:author="Ore Toua" w:date="2026-04-30T10:48:00Z" w16du:dateUtc="2026-04-30T00:48:00Z">
            <w:rPr>
              <w:lang w:val="en-AU"/>
            </w:rPr>
          </w:rPrChange>
        </w:rPr>
        <w:t xml:space="preserve">he </w:t>
      </w:r>
      <w:r w:rsidRPr="00E24AD4">
        <w:rPr>
          <w:rFonts w:ascii="Arial Narrow" w:hAnsi="Arial Narrow"/>
          <w:i/>
          <w:iCs/>
          <w:lang w:val="en-AU"/>
          <w:rPrChange w:id="90" w:author="Ore Toua" w:date="2026-04-30T11:28:00Z" w16du:dateUtc="2026-04-30T01:28:00Z">
            <w:rPr>
              <w:lang w:val="en-AU"/>
            </w:rPr>
          </w:rPrChange>
        </w:rPr>
        <w:t xml:space="preserve">Working Group on the NCD SCRB Supplementary Act </w:t>
      </w:r>
      <w:r w:rsidRPr="00CD0AD3">
        <w:rPr>
          <w:rFonts w:ascii="Arial Narrow" w:hAnsi="Arial Narrow"/>
          <w:lang w:val="en-AU"/>
          <w:rPrChange w:id="91" w:author="Ore Toua" w:date="2026-04-30T10:48:00Z" w16du:dateUtc="2026-04-30T00:48:00Z">
            <w:rPr>
              <w:lang w:val="en-AU"/>
            </w:rPr>
          </w:rPrChange>
        </w:rPr>
        <w:t xml:space="preserve">(“the Working Group”) </w:t>
      </w:r>
      <w:del w:id="92" w:author="Ore Toua" w:date="2026-04-30T11:29:00Z" w16du:dateUtc="2026-04-30T01:29:00Z">
        <w:r w:rsidRPr="00CD0AD3" w:rsidDel="00E24AD4">
          <w:rPr>
            <w:rFonts w:ascii="Arial Narrow" w:hAnsi="Arial Narrow"/>
            <w:lang w:val="en-AU"/>
            <w:rPrChange w:id="93" w:author="Ore Toua" w:date="2026-04-30T10:48:00Z" w16du:dateUtc="2026-04-30T00:48:00Z">
              <w:rPr>
                <w:lang w:val="en-AU"/>
              </w:rPr>
            </w:rPrChange>
          </w:rPr>
          <w:delText>has been established</w:delText>
        </w:r>
      </w:del>
      <w:ins w:id="94" w:author="Ore Toua" w:date="2026-04-30T11:29:00Z" w16du:dateUtc="2026-04-30T01:29:00Z">
        <w:r w:rsidR="00E24AD4">
          <w:rPr>
            <w:rFonts w:ascii="Arial Narrow" w:hAnsi="Arial Narrow"/>
            <w:lang w:val="en-AU"/>
          </w:rPr>
          <w:t>to develop context-</w:t>
        </w:r>
      </w:ins>
      <w:del w:id="95" w:author="Ore Toua" w:date="2026-04-30T11:29:00Z" w16du:dateUtc="2026-04-30T01:29:00Z">
        <w:r w:rsidRPr="00CD0AD3" w:rsidDel="00E24AD4">
          <w:rPr>
            <w:rFonts w:ascii="Arial Narrow" w:hAnsi="Arial Narrow"/>
            <w:lang w:val="en-AU"/>
            <w:rPrChange w:id="96" w:author="Ore Toua" w:date="2026-04-30T10:48:00Z" w16du:dateUtc="2026-04-30T00:48:00Z">
              <w:rPr>
                <w:lang w:val="en-AU"/>
              </w:rPr>
            </w:rPrChange>
          </w:rPr>
          <w:delText xml:space="preserve"> to review, draft, and propose</w:delText>
        </w:r>
      </w:del>
      <w:r w:rsidRPr="00CD0AD3">
        <w:rPr>
          <w:rFonts w:ascii="Arial Narrow" w:hAnsi="Arial Narrow"/>
          <w:lang w:val="en-AU"/>
          <w:rPrChange w:id="97" w:author="Ore Toua" w:date="2026-04-30T10:48:00Z" w16du:dateUtc="2026-04-30T00:48:00Z">
            <w:rPr>
              <w:lang w:val="en-AU"/>
            </w:rPr>
          </w:rPrChange>
        </w:rPr>
        <w:t xml:space="preserve"> regulatory</w:t>
      </w:r>
      <w:ins w:id="98" w:author="Ore Toua" w:date="2026-04-30T11:29:00Z" w16du:dateUtc="2026-04-30T01:29:00Z">
        <w:r w:rsidR="00E24AD4">
          <w:rPr>
            <w:rFonts w:ascii="Arial Narrow" w:hAnsi="Arial Narrow"/>
            <w:lang w:val="en-AU"/>
          </w:rPr>
          <w:t xml:space="preserve"> instruments that align with national legislation</w:t>
        </w:r>
      </w:ins>
      <w:ins w:id="99" w:author="Ore Toua" w:date="2026-04-30T11:30:00Z" w16du:dateUtc="2026-04-30T01:30:00Z">
        <w:r w:rsidR="00E24AD4">
          <w:rPr>
            <w:rFonts w:ascii="Arial Narrow" w:hAnsi="Arial Narrow"/>
            <w:lang w:val="en-AU"/>
          </w:rPr>
          <w:t xml:space="preserve"> whiles addressing NCD specific requirements.</w:t>
        </w:r>
      </w:ins>
      <w:del w:id="100" w:author="Ore Toua" w:date="2026-04-30T11:30:00Z" w16du:dateUtc="2026-04-30T01:30:00Z">
        <w:r w:rsidRPr="00CD0AD3" w:rsidDel="00E24AD4">
          <w:rPr>
            <w:rFonts w:ascii="Arial Narrow" w:hAnsi="Arial Narrow"/>
            <w:lang w:val="en-AU"/>
            <w:rPrChange w:id="101" w:author="Ore Toua" w:date="2026-04-30T10:48:00Z" w16du:dateUtc="2026-04-30T00:48:00Z">
              <w:rPr>
                <w:lang w:val="en-AU"/>
              </w:rPr>
            </w:rPrChange>
          </w:rPr>
          <w:delText xml:space="preserve"> supplements that will strengthen compliance, improve safety outcomes, and support sustainable small craft management in the District</w:delText>
        </w:r>
      </w:del>
      <w:r w:rsidRPr="00CD0AD3">
        <w:rPr>
          <w:rFonts w:ascii="Arial Narrow" w:hAnsi="Arial Narrow"/>
          <w:lang w:val="en-AU"/>
          <w:rPrChange w:id="102" w:author="Ore Toua" w:date="2026-04-30T10:48:00Z" w16du:dateUtc="2026-04-30T00:48:00Z">
            <w:rPr>
              <w:lang w:val="en-AU"/>
            </w:rPr>
          </w:rPrChange>
        </w:rPr>
        <w:t>.</w:t>
      </w:r>
    </w:p>
    <w:p w14:paraId="1A062EE2" w14:textId="77777777" w:rsidR="00FC11D9" w:rsidRPr="00CD0AD3" w:rsidRDefault="00E27CF5" w:rsidP="00CD0AD3">
      <w:pPr>
        <w:pStyle w:val="Heading2"/>
        <w:jc w:val="both"/>
        <w:rPr>
          <w:rFonts w:ascii="Arial Narrow" w:hAnsi="Arial Narrow"/>
          <w:lang w:val="en-AU"/>
          <w:rPrChange w:id="103" w:author="Ore Toua" w:date="2026-04-30T10:48:00Z" w16du:dateUtc="2026-04-30T00:48:00Z">
            <w:rPr>
              <w:lang w:val="en-AU"/>
            </w:rPr>
          </w:rPrChange>
        </w:rPr>
      </w:pPr>
      <w:r w:rsidRPr="00CD0AD3">
        <w:rPr>
          <w:rFonts w:ascii="Arial Narrow" w:hAnsi="Arial Narrow"/>
          <w:lang w:val="en-AU"/>
          <w:rPrChange w:id="104" w:author="Ore Toua" w:date="2026-04-30T10:48:00Z" w16du:dateUtc="2026-04-30T00:48:00Z">
            <w:rPr>
              <w:lang w:val="en-AU"/>
            </w:rPr>
          </w:rPrChange>
        </w:rPr>
        <w:t>2. Purpose</w:t>
      </w:r>
    </w:p>
    <w:p w14:paraId="7A414F4B" w14:textId="02934152" w:rsidR="00FC11D9" w:rsidRPr="00CD0AD3" w:rsidRDefault="00E27CF5" w:rsidP="00CD0AD3">
      <w:pPr>
        <w:jc w:val="both"/>
        <w:rPr>
          <w:rFonts w:ascii="Arial Narrow" w:hAnsi="Arial Narrow"/>
          <w:lang w:val="en-AU"/>
          <w:rPrChange w:id="105" w:author="Ore Toua" w:date="2026-04-30T10:48:00Z" w16du:dateUtc="2026-04-30T00:48:00Z">
            <w:rPr>
              <w:lang w:val="en-AU"/>
            </w:rPr>
          </w:rPrChange>
        </w:rPr>
      </w:pPr>
      <w:del w:id="106" w:author="Ore Toua" w:date="2026-04-30T11:30:00Z" w16du:dateUtc="2026-04-30T01:30:00Z">
        <w:r w:rsidRPr="00CD0AD3" w:rsidDel="00E24AD4">
          <w:rPr>
            <w:rFonts w:ascii="Arial Narrow" w:hAnsi="Arial Narrow"/>
            <w:lang w:val="en-AU"/>
            <w:rPrChange w:id="107" w:author="Ore Toua" w:date="2026-04-30T10:48:00Z" w16du:dateUtc="2026-04-30T00:48:00Z">
              <w:rPr>
                <w:lang w:val="en-AU"/>
              </w:rPr>
            </w:rPrChange>
          </w:rPr>
          <w:delText xml:space="preserve">To review, develop, and recommend the NCD SCRB Supplementary Act and Regulations for submission to the National Maritime Safety Authority (NMSA) for endorsement, </w:delText>
        </w:r>
      </w:del>
      <w:ins w:id="108" w:author="Ore Toua" w:date="2026-04-30T11:30:00Z" w16du:dateUtc="2026-04-30T01:30:00Z">
        <w:r w:rsidR="00E24AD4">
          <w:rPr>
            <w:rFonts w:ascii="Arial Narrow" w:hAnsi="Arial Narrow"/>
            <w:lang w:val="en-AU"/>
          </w:rPr>
          <w:t xml:space="preserve">The purpose of </w:t>
        </w:r>
      </w:ins>
      <w:ins w:id="109" w:author="Ore Toua" w:date="2026-04-30T11:31:00Z" w16du:dateUtc="2026-04-30T01:31:00Z">
        <w:r w:rsidR="00E24AD4">
          <w:rPr>
            <w:rFonts w:ascii="Arial Narrow" w:hAnsi="Arial Narrow"/>
            <w:lang w:val="en-AU"/>
          </w:rPr>
          <w:t>the Working Group is to review, develop and recommend Supplem</w:t>
        </w:r>
      </w:ins>
      <w:ins w:id="110" w:author="Ore Toua" w:date="2026-04-30T11:32:00Z" w16du:dateUtc="2026-04-30T01:32:00Z">
        <w:r w:rsidR="00E24AD4">
          <w:rPr>
            <w:rFonts w:ascii="Arial Narrow" w:hAnsi="Arial Narrow"/>
            <w:lang w:val="en-AU"/>
          </w:rPr>
          <w:t xml:space="preserve">entary Regulations and or a Supplementary Act for the NCD </w:t>
        </w:r>
      </w:ins>
      <w:ins w:id="111" w:author="Ore Toua" w:date="2026-04-30T11:33:00Z" w16du:dateUtc="2026-04-30T01:33:00Z">
        <w:r w:rsidR="00DA0BF8">
          <w:rPr>
            <w:rFonts w:ascii="Arial Narrow" w:hAnsi="Arial Narrow"/>
            <w:lang w:val="en-AU"/>
          </w:rPr>
          <w:t>SCRB,</w:t>
        </w:r>
      </w:ins>
      <w:ins w:id="112" w:author="Ore Toua" w:date="2026-04-30T11:32:00Z" w16du:dateUtc="2026-04-30T01:32:00Z">
        <w:r w:rsidR="00DA0BF8">
          <w:rPr>
            <w:rFonts w:ascii="Arial Narrow" w:hAnsi="Arial Narrow"/>
            <w:lang w:val="en-AU"/>
          </w:rPr>
          <w:t xml:space="preserve"> for submission </w:t>
        </w:r>
      </w:ins>
      <w:ins w:id="113" w:author="Ore Toua" w:date="2026-04-30T11:33:00Z" w16du:dateUtc="2026-04-30T01:33:00Z">
        <w:r w:rsidR="00DA0BF8">
          <w:rPr>
            <w:rFonts w:ascii="Arial Narrow" w:hAnsi="Arial Narrow"/>
            <w:lang w:val="en-AU"/>
          </w:rPr>
          <w:t xml:space="preserve">to the National Maritime Safety Authority (NMSA) for review and endorsement, </w:t>
        </w:r>
      </w:ins>
      <w:r w:rsidRPr="00CD0AD3">
        <w:rPr>
          <w:rFonts w:ascii="Arial Narrow" w:hAnsi="Arial Narrow"/>
          <w:lang w:val="en-AU"/>
          <w:rPrChange w:id="114" w:author="Ore Toua" w:date="2026-04-30T10:48:00Z" w16du:dateUtc="2026-04-30T00:48:00Z">
            <w:rPr>
              <w:lang w:val="en-AU"/>
            </w:rPr>
          </w:rPrChange>
        </w:rPr>
        <w:t>in accordance with Section 10 and related provisions of the Small Craft Act 2011.</w:t>
      </w:r>
    </w:p>
    <w:p w14:paraId="368BDD1E" w14:textId="0B02FBF1" w:rsidR="00FC11D9" w:rsidRDefault="00E27CF5" w:rsidP="00CD0AD3">
      <w:pPr>
        <w:pStyle w:val="Heading2"/>
        <w:jc w:val="both"/>
        <w:rPr>
          <w:ins w:id="115" w:author="Ore Toua" w:date="2026-04-30T11:33:00Z" w16du:dateUtc="2026-04-30T01:33:00Z"/>
          <w:rFonts w:ascii="Arial Narrow" w:hAnsi="Arial Narrow"/>
          <w:lang w:val="en-AU"/>
        </w:rPr>
      </w:pPr>
      <w:r w:rsidRPr="00CD0AD3">
        <w:rPr>
          <w:rFonts w:ascii="Arial Narrow" w:hAnsi="Arial Narrow"/>
          <w:lang w:val="en-AU"/>
          <w:rPrChange w:id="116" w:author="Ore Toua" w:date="2026-04-30T10:48:00Z" w16du:dateUtc="2026-04-30T00:48:00Z">
            <w:rPr>
              <w:lang w:val="en-AU"/>
            </w:rPr>
          </w:rPrChange>
        </w:rPr>
        <w:t xml:space="preserve">3. Objectives </w:t>
      </w:r>
      <w:del w:id="117" w:author="Ore Toua" w:date="2026-04-30T11:33:00Z" w16du:dateUtc="2026-04-30T01:33:00Z">
        <w:r w:rsidRPr="00CD0AD3" w:rsidDel="00DA0BF8">
          <w:rPr>
            <w:rFonts w:ascii="Arial Narrow" w:hAnsi="Arial Narrow"/>
            <w:lang w:val="en-AU"/>
            <w:rPrChange w:id="118" w:author="Ore Toua" w:date="2026-04-30T10:48:00Z" w16du:dateUtc="2026-04-30T00:48:00Z">
              <w:rPr>
                <w:lang w:val="en-AU"/>
              </w:rPr>
            </w:rPrChange>
          </w:rPr>
          <w:delText>and Key Activities</w:delText>
        </w:r>
      </w:del>
    </w:p>
    <w:p w14:paraId="08DA9AE6" w14:textId="6D9CC784" w:rsidR="00DA0BF8" w:rsidRPr="00DA0BF8" w:rsidRDefault="00DA0BF8" w:rsidP="00DA0BF8">
      <w:pPr>
        <w:rPr>
          <w:rFonts w:ascii="Arial Narrow" w:hAnsi="Arial Narrow"/>
          <w:lang w:val="en-AU"/>
          <w:rPrChange w:id="119" w:author="Ore Toua" w:date="2026-04-30T11:33:00Z" w16du:dateUtc="2026-04-30T01:33:00Z">
            <w:rPr>
              <w:lang w:val="en-AU"/>
            </w:rPr>
          </w:rPrChange>
        </w:rPr>
        <w:pPrChange w:id="120" w:author="Ore Toua" w:date="2026-04-30T11:33:00Z" w16du:dateUtc="2026-04-30T01:33:00Z">
          <w:pPr>
            <w:pStyle w:val="Heading2"/>
            <w:jc w:val="both"/>
          </w:pPr>
        </w:pPrChange>
      </w:pPr>
      <w:ins w:id="121" w:author="Ore Toua" w:date="2026-04-30T11:33:00Z" w16du:dateUtc="2026-04-30T01:33:00Z">
        <w:r w:rsidRPr="00DA0BF8">
          <w:rPr>
            <w:rFonts w:ascii="Arial Narrow" w:hAnsi="Arial Narrow"/>
            <w:lang w:val="en-AU"/>
            <w:rPrChange w:id="122" w:author="Ore Toua" w:date="2026-04-30T11:33:00Z" w16du:dateUtc="2026-04-30T01:33:00Z">
              <w:rPr>
                <w:lang w:val="en-AU"/>
              </w:rPr>
            </w:rPrChange>
          </w:rPr>
          <w:t xml:space="preserve">The </w:t>
        </w:r>
        <w:r>
          <w:rPr>
            <w:rFonts w:ascii="Arial Narrow" w:hAnsi="Arial Narrow"/>
            <w:lang w:val="en-AU"/>
          </w:rPr>
          <w:t>W</w:t>
        </w:r>
      </w:ins>
      <w:ins w:id="123" w:author="Ore Toua" w:date="2026-04-30T11:34:00Z" w16du:dateUtc="2026-04-30T01:34:00Z">
        <w:r>
          <w:rPr>
            <w:rFonts w:ascii="Arial Narrow" w:hAnsi="Arial Narrow"/>
            <w:lang w:val="en-AU"/>
          </w:rPr>
          <w:t>orking Group shall:</w:t>
        </w:r>
      </w:ins>
    </w:p>
    <w:p w14:paraId="2EAE9EE4" w14:textId="1AB8122E" w:rsidR="00FC11D9" w:rsidRPr="00CD0AD3" w:rsidRDefault="00E27CF5" w:rsidP="00CD0AD3">
      <w:pPr>
        <w:pStyle w:val="ListNumber"/>
        <w:jc w:val="both"/>
        <w:rPr>
          <w:rFonts w:ascii="Arial Narrow" w:hAnsi="Arial Narrow"/>
          <w:lang w:val="en-AU"/>
          <w:rPrChange w:id="124" w:author="Ore Toua" w:date="2026-04-30T10:48:00Z" w16du:dateUtc="2026-04-30T00:48:00Z">
            <w:rPr>
              <w:lang w:val="en-AU"/>
            </w:rPr>
          </w:rPrChange>
        </w:rPr>
      </w:pPr>
      <w:r w:rsidRPr="00CD0AD3">
        <w:rPr>
          <w:rFonts w:ascii="Arial Narrow" w:hAnsi="Arial Narrow"/>
          <w:lang w:val="en-AU"/>
          <w:rPrChange w:id="125" w:author="Ore Toua" w:date="2026-04-30T10:48:00Z" w16du:dateUtc="2026-04-30T00:48:00Z">
            <w:rPr>
              <w:lang w:val="en-AU"/>
            </w:rPr>
          </w:rPrChange>
        </w:rPr>
        <w:t xml:space="preserve">Review </w:t>
      </w:r>
      <w:del w:id="126" w:author="Ore Toua" w:date="2026-04-30T11:34:00Z" w16du:dateUtc="2026-04-30T01:34:00Z">
        <w:r w:rsidRPr="00CD0AD3" w:rsidDel="00DA0BF8">
          <w:rPr>
            <w:rFonts w:ascii="Arial Narrow" w:hAnsi="Arial Narrow"/>
            <w:lang w:val="en-AU"/>
            <w:rPrChange w:id="127" w:author="Ore Toua" w:date="2026-04-30T10:48:00Z" w16du:dateUtc="2026-04-30T00:48:00Z">
              <w:rPr>
                <w:lang w:val="en-AU"/>
              </w:rPr>
            </w:rPrChange>
          </w:rPr>
          <w:delText xml:space="preserve">existing national provisions under </w:delText>
        </w:r>
      </w:del>
      <w:r w:rsidRPr="00CD0AD3">
        <w:rPr>
          <w:rFonts w:ascii="Arial Narrow" w:hAnsi="Arial Narrow"/>
          <w:lang w:val="en-AU"/>
          <w:rPrChange w:id="128" w:author="Ore Toua" w:date="2026-04-30T10:48:00Z" w16du:dateUtc="2026-04-30T00:48:00Z">
            <w:rPr>
              <w:lang w:val="en-AU"/>
            </w:rPr>
          </w:rPrChange>
        </w:rPr>
        <w:t xml:space="preserve">the Small Craft Act 2011 and identify </w:t>
      </w:r>
      <w:del w:id="129" w:author="Ore Toua" w:date="2026-04-30T11:34:00Z" w16du:dateUtc="2026-04-30T01:34:00Z">
        <w:r w:rsidRPr="00CD0AD3" w:rsidDel="00DA0BF8">
          <w:rPr>
            <w:rFonts w:ascii="Arial Narrow" w:hAnsi="Arial Narrow"/>
            <w:lang w:val="en-AU"/>
            <w:rPrChange w:id="130" w:author="Ore Toua" w:date="2026-04-30T10:48:00Z" w16du:dateUtc="2026-04-30T00:48:00Z">
              <w:rPr>
                <w:lang w:val="en-AU"/>
              </w:rPr>
            </w:rPrChange>
          </w:rPr>
          <w:delText xml:space="preserve">areas </w:delText>
        </w:r>
      </w:del>
      <w:ins w:id="131" w:author="Ore Toua" w:date="2026-04-30T11:34:00Z" w16du:dateUtc="2026-04-30T01:34:00Z">
        <w:r w:rsidR="00DA0BF8">
          <w:rPr>
            <w:rFonts w:ascii="Arial Narrow" w:hAnsi="Arial Narrow"/>
            <w:lang w:val="en-AU"/>
          </w:rPr>
          <w:t xml:space="preserve">provisions </w:t>
        </w:r>
      </w:ins>
      <w:r w:rsidRPr="00CD0AD3">
        <w:rPr>
          <w:rFonts w:ascii="Arial Narrow" w:hAnsi="Arial Narrow"/>
          <w:lang w:val="en-AU"/>
          <w:rPrChange w:id="132" w:author="Ore Toua" w:date="2026-04-30T10:48:00Z" w16du:dateUtc="2026-04-30T00:48:00Z">
            <w:rPr>
              <w:lang w:val="en-AU"/>
            </w:rPr>
          </w:rPrChange>
        </w:rPr>
        <w:t xml:space="preserve">requiring </w:t>
      </w:r>
      <w:del w:id="133" w:author="Ore Toua" w:date="2026-04-30T11:35:00Z" w16du:dateUtc="2026-04-30T01:35:00Z">
        <w:r w:rsidRPr="00CD0AD3" w:rsidDel="00DA0BF8">
          <w:rPr>
            <w:rFonts w:ascii="Arial Narrow" w:hAnsi="Arial Narrow"/>
            <w:lang w:val="en-AU"/>
            <w:rPrChange w:id="134" w:author="Ore Toua" w:date="2026-04-30T10:48:00Z" w16du:dateUtc="2026-04-30T00:48:00Z">
              <w:rPr>
                <w:lang w:val="en-AU"/>
              </w:rPr>
            </w:rPrChange>
          </w:rPr>
          <w:delText xml:space="preserve">local adaptation or </w:delText>
        </w:r>
      </w:del>
      <w:r w:rsidRPr="00CD0AD3">
        <w:rPr>
          <w:rFonts w:ascii="Arial Narrow" w:hAnsi="Arial Narrow"/>
          <w:lang w:val="en-AU"/>
          <w:rPrChange w:id="135" w:author="Ore Toua" w:date="2026-04-30T10:48:00Z" w16du:dateUtc="2026-04-30T00:48:00Z">
            <w:rPr>
              <w:lang w:val="en-AU"/>
            </w:rPr>
          </w:rPrChange>
        </w:rPr>
        <w:t>clarification</w:t>
      </w:r>
      <w:ins w:id="136" w:author="Ore Toua" w:date="2026-04-30T11:35:00Z" w16du:dateUtc="2026-04-30T01:35:00Z">
        <w:r w:rsidR="00DA0BF8">
          <w:rPr>
            <w:rFonts w:ascii="Arial Narrow" w:hAnsi="Arial Narrow"/>
            <w:lang w:val="en-AU"/>
          </w:rPr>
          <w:t>, enhancement, or local adaptation</w:t>
        </w:r>
      </w:ins>
      <w:r w:rsidRPr="00CD0AD3">
        <w:rPr>
          <w:rFonts w:ascii="Arial Narrow" w:hAnsi="Arial Narrow"/>
          <w:lang w:val="en-AU"/>
          <w:rPrChange w:id="137" w:author="Ore Toua" w:date="2026-04-30T10:48:00Z" w16du:dateUtc="2026-04-30T00:48:00Z">
            <w:rPr>
              <w:lang w:val="en-AU"/>
            </w:rPr>
          </w:rPrChange>
        </w:rPr>
        <w:t xml:space="preserve"> for </w:t>
      </w:r>
      <w:del w:id="138" w:author="Ore Toua" w:date="2026-04-30T11:36:00Z" w16du:dateUtc="2026-04-30T01:36:00Z">
        <w:r w:rsidRPr="00CD0AD3" w:rsidDel="00DA0BF8">
          <w:rPr>
            <w:rFonts w:ascii="Arial Narrow" w:hAnsi="Arial Narrow"/>
            <w:lang w:val="en-AU"/>
            <w:rPrChange w:id="139" w:author="Ore Toua" w:date="2026-04-30T10:48:00Z" w16du:dateUtc="2026-04-30T00:48:00Z">
              <w:rPr>
                <w:lang w:val="en-AU"/>
              </w:rPr>
            </w:rPrChange>
          </w:rPr>
          <w:delText>the</w:delText>
        </w:r>
      </w:del>
      <w:r w:rsidRPr="00CD0AD3">
        <w:rPr>
          <w:rFonts w:ascii="Arial Narrow" w:hAnsi="Arial Narrow"/>
          <w:lang w:val="en-AU"/>
          <w:rPrChange w:id="140" w:author="Ore Toua" w:date="2026-04-30T10:48:00Z" w16du:dateUtc="2026-04-30T00:48:00Z">
            <w:rPr>
              <w:lang w:val="en-AU"/>
            </w:rPr>
          </w:rPrChange>
        </w:rPr>
        <w:t xml:space="preserve"> NCD</w:t>
      </w:r>
      <w:ins w:id="141" w:author="Ore Toua" w:date="2026-04-30T11:35:00Z" w16du:dateUtc="2026-04-30T01:35:00Z">
        <w:r w:rsidR="00DA0BF8">
          <w:rPr>
            <w:rFonts w:ascii="Arial Narrow" w:hAnsi="Arial Narrow"/>
            <w:lang w:val="en-AU"/>
          </w:rPr>
          <w:t>.</w:t>
        </w:r>
      </w:ins>
      <w:del w:id="142" w:author="Ore Toua" w:date="2026-04-30T11:35:00Z" w16du:dateUtc="2026-04-30T01:35:00Z">
        <w:r w:rsidRPr="00CD0AD3" w:rsidDel="00DA0BF8">
          <w:rPr>
            <w:rFonts w:ascii="Arial Narrow" w:hAnsi="Arial Narrow"/>
            <w:lang w:val="en-AU"/>
            <w:rPrChange w:id="143" w:author="Ore Toua" w:date="2026-04-30T10:48:00Z" w16du:dateUtc="2026-04-30T00:48:00Z">
              <w:rPr>
                <w:lang w:val="en-AU"/>
              </w:rPr>
            </w:rPrChange>
          </w:rPr>
          <w:delText xml:space="preserve"> context.</w:delText>
        </w:r>
      </w:del>
    </w:p>
    <w:p w14:paraId="7C12663E" w14:textId="24AF6EBA" w:rsidR="00FC11D9" w:rsidRPr="00CD0AD3" w:rsidRDefault="001F4DC1" w:rsidP="00CD0AD3">
      <w:pPr>
        <w:pStyle w:val="ListNumber"/>
        <w:jc w:val="both"/>
        <w:rPr>
          <w:rFonts w:ascii="Arial Narrow" w:hAnsi="Arial Narrow"/>
          <w:lang w:val="en-AU"/>
          <w:rPrChange w:id="144" w:author="Ore Toua" w:date="2026-04-30T10:48:00Z" w16du:dateUtc="2026-04-30T00:48:00Z">
            <w:rPr>
              <w:lang w:val="en-AU"/>
            </w:rPr>
          </w:rPrChange>
        </w:rPr>
      </w:pPr>
      <w:ins w:id="145" w:author="Ore Toua" w:date="2026-04-30T11:36:00Z" w16du:dateUtc="2026-04-30T01:36:00Z">
        <w:r>
          <w:rPr>
            <w:rFonts w:ascii="Arial Narrow" w:hAnsi="Arial Narrow"/>
            <w:lang w:val="en-AU"/>
          </w:rPr>
          <w:t xml:space="preserve">Develop </w:t>
        </w:r>
      </w:ins>
      <w:ins w:id="146" w:author="Ore Toua" w:date="2026-04-30T11:49:00Z" w16du:dateUtc="2026-04-30T01:49:00Z">
        <w:r w:rsidR="001520A1">
          <w:rPr>
            <w:rFonts w:ascii="Arial Narrow" w:hAnsi="Arial Narrow"/>
            <w:lang w:val="en-AU"/>
          </w:rPr>
          <w:t>d</w:t>
        </w:r>
      </w:ins>
      <w:del w:id="147" w:author="Ore Toua" w:date="2026-04-30T11:49:00Z" w16du:dateUtc="2026-04-30T01:49:00Z">
        <w:r w:rsidR="00E27CF5" w:rsidRPr="00CD0AD3" w:rsidDel="001520A1">
          <w:rPr>
            <w:rFonts w:ascii="Arial Narrow" w:hAnsi="Arial Narrow"/>
            <w:lang w:val="en-AU"/>
            <w:rPrChange w:id="148" w:author="Ore Toua" w:date="2026-04-30T10:48:00Z" w16du:dateUtc="2026-04-30T00:48:00Z">
              <w:rPr>
                <w:lang w:val="en-AU"/>
              </w:rPr>
            </w:rPrChange>
          </w:rPr>
          <w:delText>D</w:delText>
        </w:r>
      </w:del>
      <w:r w:rsidR="00E27CF5" w:rsidRPr="00CD0AD3">
        <w:rPr>
          <w:rFonts w:ascii="Arial Narrow" w:hAnsi="Arial Narrow"/>
          <w:lang w:val="en-AU"/>
          <w:rPrChange w:id="149" w:author="Ore Toua" w:date="2026-04-30T10:48:00Z" w16du:dateUtc="2026-04-30T00:48:00Z">
            <w:rPr>
              <w:lang w:val="en-AU"/>
            </w:rPr>
          </w:rPrChange>
        </w:rPr>
        <w:t xml:space="preserve">raft </w:t>
      </w:r>
      <w:del w:id="150" w:author="Ore Toua" w:date="2026-04-30T11:49:00Z" w16du:dateUtc="2026-04-30T01:49:00Z">
        <w:r w:rsidR="00E27CF5" w:rsidRPr="00CD0AD3" w:rsidDel="001520A1">
          <w:rPr>
            <w:rFonts w:ascii="Arial Narrow" w:hAnsi="Arial Narrow"/>
            <w:lang w:val="en-AU"/>
            <w:rPrChange w:id="151" w:author="Ore Toua" w:date="2026-04-30T10:48:00Z" w16du:dateUtc="2026-04-30T00:48:00Z">
              <w:rPr>
                <w:lang w:val="en-AU"/>
              </w:rPr>
            </w:rPrChange>
          </w:rPr>
          <w:delText xml:space="preserve">the NCD SCRB </w:delText>
        </w:r>
      </w:del>
      <w:r w:rsidR="00E27CF5" w:rsidRPr="00CD0AD3">
        <w:rPr>
          <w:rFonts w:ascii="Arial Narrow" w:hAnsi="Arial Narrow"/>
          <w:lang w:val="en-AU"/>
          <w:rPrChange w:id="152" w:author="Ore Toua" w:date="2026-04-30T10:48:00Z" w16du:dateUtc="2026-04-30T00:48:00Z">
            <w:rPr>
              <w:lang w:val="en-AU"/>
            </w:rPr>
          </w:rPrChange>
        </w:rPr>
        <w:t>Supplementary Regulations</w:t>
      </w:r>
      <w:ins w:id="153" w:author="Ore Toua" w:date="2026-04-30T11:49:00Z" w16du:dateUtc="2026-04-30T01:49:00Z">
        <w:r w:rsidR="001520A1">
          <w:rPr>
            <w:rFonts w:ascii="Arial Narrow" w:hAnsi="Arial Narrow"/>
            <w:lang w:val="en-AU"/>
          </w:rPr>
          <w:t>, policies</w:t>
        </w:r>
      </w:ins>
      <w:r w:rsidR="00E27CF5" w:rsidRPr="00CD0AD3">
        <w:rPr>
          <w:rFonts w:ascii="Arial Narrow" w:hAnsi="Arial Narrow"/>
          <w:lang w:val="en-AU"/>
          <w:rPrChange w:id="154" w:author="Ore Toua" w:date="2026-04-30T10:48:00Z" w16du:dateUtc="2026-04-30T00:48:00Z">
            <w:rPr>
              <w:lang w:val="en-AU"/>
            </w:rPr>
          </w:rPrChange>
        </w:rPr>
        <w:t xml:space="preserve"> </w:t>
      </w:r>
      <w:del w:id="155" w:author="Ore Toua" w:date="2026-04-30T11:49:00Z" w16du:dateUtc="2026-04-30T01:49:00Z">
        <w:r w:rsidR="00E27CF5" w:rsidRPr="00CD0AD3" w:rsidDel="001520A1">
          <w:rPr>
            <w:rFonts w:ascii="Arial Narrow" w:hAnsi="Arial Narrow"/>
            <w:lang w:val="en-AU"/>
            <w:rPrChange w:id="156" w:author="Ore Toua" w:date="2026-04-30T10:48:00Z" w16du:dateUtc="2026-04-30T00:48:00Z">
              <w:rPr>
                <w:lang w:val="en-AU"/>
              </w:rPr>
            </w:rPrChange>
          </w:rPr>
          <w:delText>and supporting policy documents (e.g., registration procedures, fee schedules, inspection guidelines).</w:delText>
        </w:r>
      </w:del>
      <w:ins w:id="157" w:author="Ore Toua" w:date="2026-04-30T11:49:00Z" w16du:dateUtc="2026-04-30T01:49:00Z">
        <w:r w:rsidR="001520A1">
          <w:rPr>
            <w:rFonts w:ascii="Arial Narrow" w:hAnsi="Arial Narrow"/>
            <w:lang w:val="en-AU"/>
          </w:rPr>
          <w:t>a</w:t>
        </w:r>
      </w:ins>
      <w:ins w:id="158" w:author="Ore Toua" w:date="2026-04-30T11:50:00Z" w16du:dateUtc="2026-04-30T01:50:00Z">
        <w:r w:rsidR="001520A1">
          <w:rPr>
            <w:rFonts w:ascii="Arial Narrow" w:hAnsi="Arial Narrow"/>
            <w:lang w:val="en-AU"/>
          </w:rPr>
          <w:t xml:space="preserve">nd procedural guidelines. </w:t>
        </w:r>
      </w:ins>
    </w:p>
    <w:p w14:paraId="68E95B6C" w14:textId="3F713F68" w:rsidR="00FC11D9" w:rsidRPr="00CD0AD3" w:rsidRDefault="00E27CF5" w:rsidP="00CD0AD3">
      <w:pPr>
        <w:pStyle w:val="ListNumber"/>
        <w:jc w:val="both"/>
        <w:rPr>
          <w:rFonts w:ascii="Arial Narrow" w:hAnsi="Arial Narrow"/>
          <w:lang w:val="en-AU"/>
          <w:rPrChange w:id="159" w:author="Ore Toua" w:date="2026-04-30T10:48:00Z" w16du:dateUtc="2026-04-30T00:48:00Z">
            <w:rPr>
              <w:lang w:val="en-AU"/>
            </w:rPr>
          </w:rPrChange>
        </w:rPr>
      </w:pPr>
      <w:r w:rsidRPr="00CD0AD3">
        <w:rPr>
          <w:rFonts w:ascii="Arial Narrow" w:hAnsi="Arial Narrow"/>
          <w:lang w:val="en-AU"/>
          <w:rPrChange w:id="160" w:author="Ore Toua" w:date="2026-04-30T10:48:00Z" w16du:dateUtc="2026-04-30T00:48:00Z">
            <w:rPr>
              <w:lang w:val="en-AU"/>
            </w:rPr>
          </w:rPrChange>
        </w:rPr>
        <w:t>Consult with key stakeholders including NMSA,</w:t>
      </w:r>
      <w:r w:rsidR="00782992" w:rsidRPr="00CD0AD3">
        <w:rPr>
          <w:rFonts w:ascii="Arial Narrow" w:hAnsi="Arial Narrow"/>
          <w:lang w:val="en-AU"/>
          <w:rPrChange w:id="161" w:author="Ore Toua" w:date="2026-04-30T10:48:00Z" w16du:dateUtc="2026-04-30T00:48:00Z">
            <w:rPr>
              <w:lang w:val="en-AU"/>
            </w:rPr>
          </w:rPrChange>
        </w:rPr>
        <w:t xml:space="preserve"> </w:t>
      </w:r>
      <w:ins w:id="162" w:author="Ore Toua" w:date="2026-04-29T13:17:00Z" w16du:dateUtc="2026-04-29T03:17:00Z">
        <w:r w:rsidR="00782992" w:rsidRPr="00CD0AD3">
          <w:rPr>
            <w:rFonts w:ascii="Arial Narrow" w:hAnsi="Arial Narrow"/>
            <w:lang w:val="en-AU"/>
            <w:rPrChange w:id="163" w:author="Ore Toua" w:date="2026-04-30T10:48:00Z" w16du:dateUtc="2026-04-30T00:48:00Z">
              <w:rPr>
                <w:lang w:val="en-AU"/>
              </w:rPr>
            </w:rPrChange>
          </w:rPr>
          <w:t>MKA,</w:t>
        </w:r>
      </w:ins>
      <w:r w:rsidRPr="00CD0AD3">
        <w:rPr>
          <w:rFonts w:ascii="Arial Narrow" w:hAnsi="Arial Narrow"/>
          <w:lang w:val="en-AU"/>
          <w:rPrChange w:id="164" w:author="Ore Toua" w:date="2026-04-30T10:48:00Z" w16du:dateUtc="2026-04-30T00:48:00Z">
            <w:rPr>
              <w:lang w:val="en-AU"/>
            </w:rPr>
          </w:rPrChange>
        </w:rPr>
        <w:t xml:space="preserve"> law enforcement, community groups, and maritime operators to ensure alignment and practicability.</w:t>
      </w:r>
    </w:p>
    <w:p w14:paraId="5B6524A9" w14:textId="1CA8B4E6" w:rsidR="00FC11D9" w:rsidRPr="00CD0AD3" w:rsidDel="001520A1" w:rsidRDefault="00E27CF5" w:rsidP="00CD0AD3">
      <w:pPr>
        <w:pStyle w:val="ListNumber"/>
        <w:jc w:val="both"/>
        <w:rPr>
          <w:del w:id="165" w:author="Ore Toua" w:date="2026-04-30T11:51:00Z" w16du:dateUtc="2026-04-30T01:51:00Z"/>
          <w:rFonts w:ascii="Arial Narrow" w:hAnsi="Arial Narrow"/>
          <w:lang w:val="en-AU"/>
          <w:rPrChange w:id="166" w:author="Ore Toua" w:date="2026-04-30T10:48:00Z" w16du:dateUtc="2026-04-30T00:48:00Z">
            <w:rPr>
              <w:del w:id="167" w:author="Ore Toua" w:date="2026-04-30T11:51:00Z" w16du:dateUtc="2026-04-30T01:51:00Z"/>
              <w:lang w:val="en-AU"/>
            </w:rPr>
          </w:rPrChange>
        </w:rPr>
      </w:pPr>
      <w:del w:id="168" w:author="Ore Toua" w:date="2026-04-30T11:51:00Z" w16du:dateUtc="2026-04-30T01:51:00Z">
        <w:r w:rsidRPr="00CD0AD3" w:rsidDel="001520A1">
          <w:rPr>
            <w:rFonts w:ascii="Arial Narrow" w:hAnsi="Arial Narrow"/>
            <w:lang w:val="en-AU"/>
            <w:rPrChange w:id="169" w:author="Ore Toua" w:date="2026-04-30T10:48:00Z" w16du:dateUtc="2026-04-30T00:48:00Z">
              <w:rPr>
                <w:lang w:val="en-AU"/>
              </w:rPr>
            </w:rPrChange>
          </w:rPr>
          <w:lastRenderedPageBreak/>
          <w:delText>Recommend new or amended provisions to improve safety, registration compliance, and enforcement mechanisms.</w:delText>
        </w:r>
      </w:del>
    </w:p>
    <w:p w14:paraId="523C4CD9" w14:textId="02000529" w:rsidR="00FC11D9" w:rsidRDefault="00E27CF5" w:rsidP="00CD0AD3">
      <w:pPr>
        <w:pStyle w:val="ListNumber"/>
        <w:jc w:val="both"/>
        <w:rPr>
          <w:ins w:id="170" w:author="Ore Toua" w:date="2026-04-30T11:52:00Z" w16du:dateUtc="2026-04-30T01:52:00Z"/>
          <w:rFonts w:ascii="Arial Narrow" w:hAnsi="Arial Narrow"/>
          <w:lang w:val="en-AU"/>
        </w:rPr>
      </w:pPr>
      <w:r w:rsidRPr="00CD0AD3">
        <w:rPr>
          <w:rFonts w:ascii="Arial Narrow" w:hAnsi="Arial Narrow"/>
          <w:lang w:val="en-AU"/>
          <w:rPrChange w:id="171" w:author="Ore Toua" w:date="2026-04-30T10:48:00Z" w16du:dateUtc="2026-04-30T00:48:00Z">
            <w:rPr>
              <w:lang w:val="en-AU"/>
            </w:rPr>
          </w:rPrChange>
        </w:rPr>
        <w:t xml:space="preserve">Ensure </w:t>
      </w:r>
      <w:ins w:id="172" w:author="Ore Toua" w:date="2026-04-30T11:52:00Z" w16du:dateUtc="2026-04-30T01:52:00Z">
        <w:r w:rsidR="001520A1">
          <w:rPr>
            <w:rFonts w:ascii="Arial Narrow" w:hAnsi="Arial Narrow"/>
            <w:lang w:val="en-AU"/>
          </w:rPr>
          <w:t xml:space="preserve">all </w:t>
        </w:r>
      </w:ins>
      <w:r w:rsidRPr="00CD0AD3">
        <w:rPr>
          <w:rFonts w:ascii="Arial Narrow" w:hAnsi="Arial Narrow"/>
          <w:lang w:val="en-AU"/>
          <w:rPrChange w:id="173" w:author="Ore Toua" w:date="2026-04-30T10:48:00Z" w16du:dateUtc="2026-04-30T00:48:00Z">
            <w:rPr>
              <w:lang w:val="en-AU"/>
            </w:rPr>
          </w:rPrChange>
        </w:rPr>
        <w:t xml:space="preserve">that proposed </w:t>
      </w:r>
      <w:del w:id="174" w:author="Ore Toua" w:date="2026-04-30T11:52:00Z" w16du:dateUtc="2026-04-30T01:52:00Z">
        <w:r w:rsidRPr="00CD0AD3" w:rsidDel="001520A1">
          <w:rPr>
            <w:rFonts w:ascii="Arial Narrow" w:hAnsi="Arial Narrow"/>
            <w:lang w:val="en-AU"/>
            <w:rPrChange w:id="175" w:author="Ore Toua" w:date="2026-04-30T10:48:00Z" w16du:dateUtc="2026-04-30T00:48:00Z">
              <w:rPr>
                <w:lang w:val="en-AU"/>
              </w:rPr>
            </w:rPrChange>
          </w:rPr>
          <w:delText>regulations are legally compliant and aligned with the intent and scope of the national Act.</w:delText>
        </w:r>
      </w:del>
      <w:ins w:id="176" w:author="Ore Toua" w:date="2026-04-30T11:52:00Z" w16du:dateUtc="2026-04-30T01:52:00Z">
        <w:r w:rsidR="001520A1">
          <w:rPr>
            <w:rFonts w:ascii="Arial Narrow" w:hAnsi="Arial Narrow"/>
            <w:lang w:val="en-AU"/>
          </w:rPr>
          <w:t>instruments are legally sound and consistent with national legislations.</w:t>
        </w:r>
      </w:ins>
    </w:p>
    <w:p w14:paraId="06AAAC20" w14:textId="06BB098A" w:rsidR="001520A1" w:rsidRDefault="001520A1" w:rsidP="00CD0AD3">
      <w:pPr>
        <w:pStyle w:val="ListNumber"/>
        <w:jc w:val="both"/>
        <w:rPr>
          <w:ins w:id="177" w:author="Ore Toua" w:date="2026-04-30T11:53:00Z" w16du:dateUtc="2026-04-30T01:53:00Z"/>
          <w:rFonts w:ascii="Arial Narrow" w:hAnsi="Arial Narrow"/>
          <w:lang w:val="en-AU"/>
        </w:rPr>
      </w:pPr>
      <w:ins w:id="178" w:author="Ore Toua" w:date="2026-04-30T11:52:00Z" w16du:dateUtc="2026-04-30T01:52:00Z">
        <w:r>
          <w:rPr>
            <w:rFonts w:ascii="Arial Narrow" w:hAnsi="Arial Narrow"/>
            <w:lang w:val="en-AU"/>
          </w:rPr>
          <w:t>Strengthen safely, compliance, and enfor</w:t>
        </w:r>
      </w:ins>
      <w:ins w:id="179" w:author="Ore Toua" w:date="2026-04-30T11:53:00Z" w16du:dateUtc="2026-04-30T01:53:00Z">
        <w:r>
          <w:rPr>
            <w:rFonts w:ascii="Arial Narrow" w:hAnsi="Arial Narrow"/>
            <w:lang w:val="en-AU"/>
          </w:rPr>
          <w:t>cement mechanisms for small craft operations.</w:t>
        </w:r>
      </w:ins>
    </w:p>
    <w:p w14:paraId="7E9D4794" w14:textId="585C39F2" w:rsidR="0067350A" w:rsidRPr="00CD0AD3" w:rsidRDefault="0067350A" w:rsidP="00CD0AD3">
      <w:pPr>
        <w:pStyle w:val="ListNumber"/>
        <w:jc w:val="both"/>
        <w:rPr>
          <w:rFonts w:ascii="Arial Narrow" w:hAnsi="Arial Narrow"/>
          <w:lang w:val="en-AU"/>
          <w:rPrChange w:id="180" w:author="Ore Toua" w:date="2026-04-30T10:48:00Z" w16du:dateUtc="2026-04-30T00:48:00Z">
            <w:rPr>
              <w:lang w:val="en-AU"/>
            </w:rPr>
          </w:rPrChange>
        </w:rPr>
      </w:pPr>
      <w:ins w:id="181" w:author="Ore Toua" w:date="2026-04-30T11:53:00Z" w16du:dateUtc="2026-04-30T01:53:00Z">
        <w:r>
          <w:rPr>
            <w:rFonts w:ascii="Arial Narrow" w:hAnsi="Arial Narrow"/>
            <w:lang w:val="en-AU"/>
          </w:rPr>
          <w:t xml:space="preserve">Promote whole of Government approach and engagement to ensure practicality, acceptance, </w:t>
        </w:r>
      </w:ins>
      <w:ins w:id="182" w:author="Ore Toua" w:date="2026-04-30T11:54:00Z" w16du:dateUtc="2026-04-30T01:54:00Z">
        <w:r>
          <w:rPr>
            <w:rFonts w:ascii="Arial Narrow" w:hAnsi="Arial Narrow"/>
            <w:lang w:val="en-AU"/>
          </w:rPr>
          <w:t>and effective implementation.</w:t>
        </w:r>
      </w:ins>
    </w:p>
    <w:p w14:paraId="6E5CF86C" w14:textId="77777777" w:rsidR="00FC11D9" w:rsidRPr="00CD0AD3" w:rsidRDefault="00E27CF5" w:rsidP="00CD0AD3">
      <w:pPr>
        <w:pStyle w:val="ListNumber"/>
        <w:jc w:val="both"/>
        <w:rPr>
          <w:rFonts w:ascii="Arial Narrow" w:hAnsi="Arial Narrow"/>
          <w:lang w:val="en-AU"/>
          <w:rPrChange w:id="183" w:author="Ore Toua" w:date="2026-04-30T10:48:00Z" w16du:dateUtc="2026-04-30T00:48:00Z">
            <w:rPr>
              <w:lang w:val="en-AU"/>
            </w:rPr>
          </w:rPrChange>
        </w:rPr>
      </w:pPr>
      <w:r w:rsidRPr="00CD0AD3">
        <w:rPr>
          <w:rFonts w:ascii="Arial Narrow" w:hAnsi="Arial Narrow"/>
          <w:lang w:val="en-AU"/>
          <w:rPrChange w:id="184" w:author="Ore Toua" w:date="2026-04-30T10:48:00Z" w16du:dateUtc="2026-04-30T00:48:00Z">
            <w:rPr>
              <w:lang w:val="en-AU"/>
            </w:rPr>
          </w:rPrChange>
        </w:rPr>
        <w:t>Prepare a final report and draft Supplementary Act for Board approval prior to submission to NMSA.</w:t>
      </w:r>
    </w:p>
    <w:p w14:paraId="7FB32E08" w14:textId="20876A0F" w:rsidR="00FC11D9" w:rsidRPr="00CD0AD3" w:rsidRDefault="00E27CF5" w:rsidP="00CD0AD3">
      <w:pPr>
        <w:pStyle w:val="Heading2"/>
        <w:jc w:val="both"/>
        <w:rPr>
          <w:rFonts w:ascii="Arial Narrow" w:hAnsi="Arial Narrow"/>
          <w:lang w:val="en-AU"/>
          <w:rPrChange w:id="185" w:author="Ore Toua" w:date="2026-04-30T10:48:00Z" w16du:dateUtc="2026-04-30T00:48:00Z">
            <w:rPr>
              <w:lang w:val="en-AU"/>
            </w:rPr>
          </w:rPrChange>
        </w:rPr>
      </w:pPr>
      <w:r w:rsidRPr="00CD0AD3">
        <w:rPr>
          <w:rFonts w:ascii="Arial Narrow" w:hAnsi="Arial Narrow"/>
          <w:lang w:val="en-AU"/>
          <w:rPrChange w:id="186" w:author="Ore Toua" w:date="2026-04-30T10:48:00Z" w16du:dateUtc="2026-04-30T00:48:00Z">
            <w:rPr>
              <w:lang w:val="en-AU"/>
            </w:rPr>
          </w:rPrChange>
        </w:rPr>
        <w:t xml:space="preserve">4. </w:t>
      </w:r>
      <w:del w:id="187" w:author="Ore Toua" w:date="2026-04-30T11:54:00Z" w16du:dateUtc="2026-04-30T01:54:00Z">
        <w:r w:rsidRPr="00CD0AD3" w:rsidDel="0067350A">
          <w:rPr>
            <w:rFonts w:ascii="Arial Narrow" w:hAnsi="Arial Narrow"/>
            <w:lang w:val="en-AU"/>
            <w:rPrChange w:id="188" w:author="Ore Toua" w:date="2026-04-30T10:48:00Z" w16du:dateUtc="2026-04-30T00:48:00Z">
              <w:rPr>
                <w:lang w:val="en-AU"/>
              </w:rPr>
            </w:rPrChange>
          </w:rPr>
          <w:delText>Reporting Structure</w:delText>
        </w:r>
      </w:del>
      <w:ins w:id="189" w:author="Ore Toua" w:date="2026-04-30T11:54:00Z" w16du:dateUtc="2026-04-30T01:54:00Z">
        <w:r w:rsidR="0067350A">
          <w:rPr>
            <w:rFonts w:ascii="Arial Narrow" w:hAnsi="Arial Narrow"/>
            <w:lang w:val="en-AU"/>
          </w:rPr>
          <w:t>Scope of Work and Key Activities</w:t>
        </w:r>
      </w:ins>
    </w:p>
    <w:p w14:paraId="7088A907" w14:textId="61217E77" w:rsidR="0067350A" w:rsidRPr="0067350A" w:rsidRDefault="0067350A" w:rsidP="0067350A">
      <w:pPr>
        <w:jc w:val="both"/>
        <w:rPr>
          <w:ins w:id="190" w:author="Ore Toua" w:date="2026-04-30T11:54:00Z" w16du:dateUtc="2026-04-30T01:54:00Z"/>
          <w:rFonts w:ascii="Arial Narrow" w:hAnsi="Arial Narrow"/>
          <w:lang w:val="en-AU"/>
          <w:rPrChange w:id="191" w:author="Ore Toua" w:date="2026-04-30T11:54:00Z" w16du:dateUtc="2026-04-30T01:54:00Z">
            <w:rPr>
              <w:ins w:id="192" w:author="Ore Toua" w:date="2026-04-30T11:54:00Z" w16du:dateUtc="2026-04-30T01:54:00Z"/>
              <w:lang w:val="en-AU"/>
            </w:rPr>
          </w:rPrChange>
        </w:rPr>
        <w:pPrChange w:id="193" w:author="Ore Toua" w:date="2026-04-30T11:54:00Z" w16du:dateUtc="2026-04-30T01:54:00Z">
          <w:pPr>
            <w:pStyle w:val="ListParagraph"/>
            <w:numPr>
              <w:numId w:val="13"/>
            </w:numPr>
            <w:ind w:hanging="360"/>
            <w:jc w:val="both"/>
          </w:pPr>
        </w:pPrChange>
      </w:pPr>
      <w:ins w:id="194" w:author="Ore Toua" w:date="2026-04-30T11:54:00Z" w16du:dateUtc="2026-04-30T01:54:00Z">
        <w:r>
          <w:rPr>
            <w:rFonts w:ascii="Arial Narrow" w:hAnsi="Arial Narrow"/>
            <w:lang w:val="en-AU"/>
          </w:rPr>
          <w:t>The Working Group wil</w:t>
        </w:r>
      </w:ins>
      <w:ins w:id="195" w:author="Ore Toua" w:date="2026-04-30T11:55:00Z" w16du:dateUtc="2026-04-30T01:55:00Z">
        <w:r>
          <w:rPr>
            <w:rFonts w:ascii="Arial Narrow" w:hAnsi="Arial Narrow"/>
            <w:lang w:val="en-AU"/>
          </w:rPr>
          <w:t xml:space="preserve">l undertake the following activities: </w:t>
        </w:r>
      </w:ins>
    </w:p>
    <w:p w14:paraId="74960383" w14:textId="77777777" w:rsidR="0067350A" w:rsidRDefault="0067350A" w:rsidP="00CD0AD3">
      <w:pPr>
        <w:pStyle w:val="ListParagraph"/>
        <w:numPr>
          <w:ilvl w:val="0"/>
          <w:numId w:val="13"/>
        </w:numPr>
        <w:jc w:val="both"/>
        <w:rPr>
          <w:ins w:id="196" w:author="Ore Toua" w:date="2026-04-30T11:56:00Z" w16du:dateUtc="2026-04-30T01:56:00Z"/>
          <w:rFonts w:ascii="Arial Narrow" w:hAnsi="Arial Narrow"/>
          <w:lang w:val="en-AU"/>
        </w:rPr>
      </w:pPr>
      <w:ins w:id="197" w:author="Ore Toua" w:date="2026-04-30T11:55:00Z" w16du:dateUtc="2026-04-30T01:55:00Z">
        <w:r>
          <w:rPr>
            <w:rFonts w:ascii="Arial Narrow" w:hAnsi="Arial Narrow"/>
            <w:lang w:val="en-AU"/>
          </w:rPr>
          <w:t>Conduct a gap analysis of existing legislation and N</w:t>
        </w:r>
      </w:ins>
      <w:ins w:id="198" w:author="Ore Toua" w:date="2026-04-30T11:56:00Z" w16du:dateUtc="2026-04-30T01:56:00Z">
        <w:r>
          <w:rPr>
            <w:rFonts w:ascii="Arial Narrow" w:hAnsi="Arial Narrow"/>
            <w:lang w:val="en-AU"/>
          </w:rPr>
          <w:t>CD operational requirements.</w:t>
        </w:r>
      </w:ins>
    </w:p>
    <w:p w14:paraId="06790091" w14:textId="77777777" w:rsidR="0067350A" w:rsidRDefault="0067350A" w:rsidP="00CD0AD3">
      <w:pPr>
        <w:pStyle w:val="ListParagraph"/>
        <w:numPr>
          <w:ilvl w:val="0"/>
          <w:numId w:val="13"/>
        </w:numPr>
        <w:jc w:val="both"/>
        <w:rPr>
          <w:ins w:id="199" w:author="Ore Toua" w:date="2026-04-30T11:56:00Z" w16du:dateUtc="2026-04-30T01:56:00Z"/>
          <w:rFonts w:ascii="Arial Narrow" w:hAnsi="Arial Narrow"/>
          <w:lang w:val="en-AU"/>
        </w:rPr>
      </w:pPr>
      <w:ins w:id="200" w:author="Ore Toua" w:date="2026-04-30T11:56:00Z" w16du:dateUtc="2026-04-30T01:56:00Z">
        <w:r>
          <w:rPr>
            <w:rFonts w:ascii="Arial Narrow" w:hAnsi="Arial Narrow"/>
            <w:lang w:val="en-AU"/>
          </w:rPr>
          <w:t xml:space="preserve">Draft Supplementary Regulations, including but limited to: </w:t>
        </w:r>
      </w:ins>
    </w:p>
    <w:p w14:paraId="4730D5B3" w14:textId="6177BA59" w:rsidR="00D472E9" w:rsidRDefault="00E27CF5" w:rsidP="0067350A">
      <w:pPr>
        <w:pStyle w:val="ListParagraph"/>
        <w:numPr>
          <w:ilvl w:val="1"/>
          <w:numId w:val="13"/>
        </w:numPr>
        <w:jc w:val="both"/>
        <w:rPr>
          <w:ins w:id="201" w:author="Ore Toua" w:date="2026-04-30T11:56:00Z" w16du:dateUtc="2026-04-30T01:56:00Z"/>
          <w:rFonts w:ascii="Arial Narrow" w:hAnsi="Arial Narrow"/>
          <w:lang w:val="en-AU"/>
        </w:rPr>
      </w:pPr>
      <w:del w:id="202" w:author="Ore Toua" w:date="2026-04-30T11:56:00Z" w16du:dateUtc="2026-04-30T01:56:00Z">
        <w:r w:rsidRPr="00CD0AD3" w:rsidDel="0067350A">
          <w:rPr>
            <w:rFonts w:ascii="Arial Narrow" w:hAnsi="Arial Narrow"/>
            <w:lang w:val="en-AU"/>
            <w:rPrChange w:id="203" w:author="Ore Toua" w:date="2026-04-30T10:48:00Z" w16du:dateUtc="2026-04-30T00:48:00Z">
              <w:rPr>
                <w:lang w:val="en-AU"/>
              </w:rPr>
            </w:rPrChange>
          </w:rPr>
          <w:delText>The Working Group reports directly to the NCD Small Craft Registration Board.</w:delText>
        </w:r>
      </w:del>
      <w:ins w:id="204" w:author="Ore Toua" w:date="2026-04-30T11:56:00Z" w16du:dateUtc="2026-04-30T01:56:00Z">
        <w:r w:rsidR="0067350A">
          <w:rPr>
            <w:rFonts w:ascii="Arial Narrow" w:hAnsi="Arial Narrow"/>
            <w:lang w:val="en-AU"/>
          </w:rPr>
          <w:t xml:space="preserve">Registration procedures </w:t>
        </w:r>
      </w:ins>
    </w:p>
    <w:p w14:paraId="73BEDD12" w14:textId="603BBEF9" w:rsidR="0067350A" w:rsidRDefault="0067350A" w:rsidP="0067350A">
      <w:pPr>
        <w:pStyle w:val="ListParagraph"/>
        <w:numPr>
          <w:ilvl w:val="1"/>
          <w:numId w:val="13"/>
        </w:numPr>
        <w:jc w:val="both"/>
        <w:rPr>
          <w:ins w:id="205" w:author="Ore Toua" w:date="2026-04-30T11:57:00Z" w16du:dateUtc="2026-04-30T01:57:00Z"/>
          <w:rFonts w:ascii="Arial Narrow" w:hAnsi="Arial Narrow"/>
          <w:lang w:val="en-AU"/>
        </w:rPr>
      </w:pPr>
      <w:ins w:id="206" w:author="Ore Toua" w:date="2026-04-30T11:56:00Z" w16du:dateUtc="2026-04-30T01:56:00Z">
        <w:r>
          <w:rPr>
            <w:rFonts w:ascii="Arial Narrow" w:hAnsi="Arial Narrow"/>
            <w:lang w:val="en-AU"/>
          </w:rPr>
          <w:t>Li</w:t>
        </w:r>
      </w:ins>
      <w:ins w:id="207" w:author="Ore Toua" w:date="2026-04-30T11:57:00Z" w16du:dateUtc="2026-04-30T01:57:00Z">
        <w:r>
          <w:rPr>
            <w:rFonts w:ascii="Arial Narrow" w:hAnsi="Arial Narrow"/>
            <w:lang w:val="en-AU"/>
          </w:rPr>
          <w:t xml:space="preserve">censing requirements </w:t>
        </w:r>
      </w:ins>
    </w:p>
    <w:p w14:paraId="5DC94012" w14:textId="4B55D903" w:rsidR="0067350A" w:rsidRPr="00CD0AD3" w:rsidRDefault="0067350A" w:rsidP="0067350A">
      <w:pPr>
        <w:pStyle w:val="ListParagraph"/>
        <w:numPr>
          <w:ilvl w:val="1"/>
          <w:numId w:val="13"/>
        </w:numPr>
        <w:jc w:val="both"/>
        <w:rPr>
          <w:rFonts w:ascii="Arial Narrow" w:hAnsi="Arial Narrow"/>
          <w:lang w:val="en-AU"/>
          <w:rPrChange w:id="208" w:author="Ore Toua" w:date="2026-04-30T10:48:00Z" w16du:dateUtc="2026-04-30T00:48:00Z">
            <w:rPr>
              <w:lang w:val="en-AU"/>
            </w:rPr>
          </w:rPrChange>
        </w:rPr>
        <w:pPrChange w:id="209" w:author="Ore Toua" w:date="2026-04-30T11:56:00Z" w16du:dateUtc="2026-04-30T01:56:00Z">
          <w:pPr>
            <w:pStyle w:val="ListParagraph"/>
            <w:numPr>
              <w:numId w:val="13"/>
            </w:numPr>
            <w:ind w:hanging="360"/>
            <w:jc w:val="both"/>
          </w:pPr>
        </w:pPrChange>
      </w:pPr>
      <w:ins w:id="210" w:author="Ore Toua" w:date="2026-04-30T11:57:00Z" w16du:dateUtc="2026-04-30T01:57:00Z">
        <w:r>
          <w:rPr>
            <w:rFonts w:ascii="Arial Narrow" w:hAnsi="Arial Narrow"/>
            <w:lang w:val="en-AU"/>
          </w:rPr>
          <w:t xml:space="preserve">Fee structures </w:t>
        </w:r>
      </w:ins>
    </w:p>
    <w:p w14:paraId="4E3D91F8" w14:textId="7DB7DC6E" w:rsidR="00D472E9" w:rsidRPr="00CD0AD3" w:rsidRDefault="00E27CF5" w:rsidP="00CD0AD3">
      <w:pPr>
        <w:pStyle w:val="ListParagraph"/>
        <w:numPr>
          <w:ilvl w:val="0"/>
          <w:numId w:val="13"/>
        </w:numPr>
        <w:jc w:val="both"/>
        <w:rPr>
          <w:rFonts w:ascii="Arial Narrow" w:hAnsi="Arial Narrow"/>
          <w:lang w:val="en-AU"/>
          <w:rPrChange w:id="211" w:author="Ore Toua" w:date="2026-04-30T10:48:00Z" w16du:dateUtc="2026-04-30T00:48:00Z">
            <w:rPr>
              <w:lang w:val="en-AU"/>
            </w:rPr>
          </w:rPrChange>
        </w:rPr>
      </w:pPr>
      <w:del w:id="212" w:author="Ore Toua" w:date="2026-04-30T11:57:00Z" w16du:dateUtc="2026-04-30T01:57:00Z">
        <w:r w:rsidRPr="00CD0AD3" w:rsidDel="0067350A">
          <w:rPr>
            <w:rFonts w:ascii="Arial Narrow" w:hAnsi="Arial Narrow"/>
            <w:lang w:val="en-AU"/>
            <w:rPrChange w:id="213" w:author="Ore Toua" w:date="2026-04-30T10:48:00Z" w16du:dateUtc="2026-04-30T00:48:00Z">
              <w:rPr>
                <w:lang w:val="en-AU"/>
              </w:rPr>
            </w:rPrChange>
          </w:rPr>
          <w:delText>The Registrar shall act as the focal point for coordination and communication between the Working Group and the Board.</w:delText>
        </w:r>
      </w:del>
      <w:ins w:id="214" w:author="Ore Toua" w:date="2026-04-30T11:57:00Z" w16du:dateUtc="2026-04-30T01:57:00Z">
        <w:r w:rsidR="0067350A">
          <w:rPr>
            <w:rFonts w:ascii="Arial Narrow" w:hAnsi="Arial Narrow"/>
            <w:lang w:val="en-AU"/>
          </w:rPr>
          <w:t>Develop supporting administrative guidelines and standard operating procedures (SOPs)</w:t>
        </w:r>
      </w:ins>
    </w:p>
    <w:p w14:paraId="17F9F134" w14:textId="46690D76" w:rsidR="00FC11D9" w:rsidRDefault="00E27CF5" w:rsidP="00CD0AD3">
      <w:pPr>
        <w:pStyle w:val="ListParagraph"/>
        <w:numPr>
          <w:ilvl w:val="0"/>
          <w:numId w:val="13"/>
        </w:numPr>
        <w:jc w:val="both"/>
        <w:rPr>
          <w:ins w:id="215" w:author="Ore Toua" w:date="2026-04-30T11:58:00Z" w16du:dateUtc="2026-04-30T01:58:00Z"/>
          <w:rFonts w:ascii="Arial Narrow" w:hAnsi="Arial Narrow"/>
          <w:lang w:val="en-AU"/>
        </w:rPr>
      </w:pPr>
      <w:del w:id="216" w:author="Ore Toua" w:date="2026-04-30T11:58:00Z" w16du:dateUtc="2026-04-30T01:58:00Z">
        <w:r w:rsidRPr="00CD0AD3" w:rsidDel="0067350A">
          <w:rPr>
            <w:rFonts w:ascii="Arial Narrow" w:hAnsi="Arial Narrow"/>
            <w:lang w:val="en-AU"/>
            <w:rPrChange w:id="217" w:author="Ore Toua" w:date="2026-04-30T10:48:00Z" w16du:dateUtc="2026-04-30T00:48:00Z">
              <w:rPr>
                <w:lang w:val="en-AU"/>
              </w:rPr>
            </w:rPrChange>
          </w:rPr>
          <w:delText>The Chair of the Working Group shall present progress reports and final recommendations to the Board for deliberation and endorsement.</w:delText>
        </w:r>
      </w:del>
      <w:ins w:id="218" w:author="Ore Toua" w:date="2026-04-30T11:58:00Z" w16du:dateUtc="2026-04-30T01:58:00Z">
        <w:r w:rsidR="0067350A">
          <w:rPr>
            <w:rFonts w:ascii="Arial Narrow" w:hAnsi="Arial Narrow"/>
            <w:lang w:val="en-AU"/>
          </w:rPr>
          <w:t>Undertake stakeholder consultations with:</w:t>
        </w:r>
      </w:ins>
    </w:p>
    <w:p w14:paraId="56FC0D63" w14:textId="4872753E" w:rsidR="0067350A" w:rsidRDefault="0067350A" w:rsidP="0067350A">
      <w:pPr>
        <w:pStyle w:val="ListParagraph"/>
        <w:numPr>
          <w:ilvl w:val="1"/>
          <w:numId w:val="13"/>
        </w:numPr>
        <w:jc w:val="both"/>
        <w:rPr>
          <w:ins w:id="219" w:author="Ore Toua" w:date="2026-04-30T11:58:00Z" w16du:dateUtc="2026-04-30T01:58:00Z"/>
          <w:rFonts w:ascii="Arial Narrow" w:hAnsi="Arial Narrow"/>
          <w:lang w:val="en-AU"/>
        </w:rPr>
      </w:pPr>
      <w:ins w:id="220" w:author="Ore Toua" w:date="2026-04-30T11:58:00Z" w16du:dateUtc="2026-04-30T01:58:00Z">
        <w:r>
          <w:rPr>
            <w:rFonts w:ascii="Arial Narrow" w:hAnsi="Arial Narrow"/>
            <w:lang w:val="en-AU"/>
          </w:rPr>
          <w:t>National Maritime Safey Authority (NMSA)</w:t>
        </w:r>
      </w:ins>
    </w:p>
    <w:p w14:paraId="0D893433" w14:textId="4AD00C5E" w:rsidR="0067350A" w:rsidRDefault="0067350A" w:rsidP="0067350A">
      <w:pPr>
        <w:pStyle w:val="ListParagraph"/>
        <w:numPr>
          <w:ilvl w:val="1"/>
          <w:numId w:val="13"/>
        </w:numPr>
        <w:jc w:val="both"/>
        <w:rPr>
          <w:ins w:id="221" w:author="Ore Toua" w:date="2026-04-30T11:58:00Z" w16du:dateUtc="2026-04-30T01:58:00Z"/>
          <w:rFonts w:ascii="Arial Narrow" w:hAnsi="Arial Narrow"/>
          <w:lang w:val="en-AU"/>
        </w:rPr>
      </w:pPr>
      <w:ins w:id="222" w:author="Ore Toua" w:date="2026-04-30T11:58:00Z" w16du:dateUtc="2026-04-30T01:58:00Z">
        <w:r>
          <w:rPr>
            <w:rFonts w:ascii="Arial Narrow" w:hAnsi="Arial Narrow"/>
            <w:lang w:val="en-AU"/>
          </w:rPr>
          <w:t>Motu Koita Assembly (MKA)</w:t>
        </w:r>
      </w:ins>
    </w:p>
    <w:p w14:paraId="0FAD4A04" w14:textId="5CFB7D0A" w:rsidR="0067350A" w:rsidRDefault="0067350A" w:rsidP="0067350A">
      <w:pPr>
        <w:pStyle w:val="ListParagraph"/>
        <w:numPr>
          <w:ilvl w:val="1"/>
          <w:numId w:val="13"/>
        </w:numPr>
        <w:jc w:val="both"/>
        <w:rPr>
          <w:ins w:id="223" w:author="Ore Toua" w:date="2026-04-30T11:59:00Z" w16du:dateUtc="2026-04-30T01:59:00Z"/>
          <w:rFonts w:ascii="Arial Narrow" w:hAnsi="Arial Narrow"/>
          <w:lang w:val="en-AU"/>
        </w:rPr>
      </w:pPr>
      <w:ins w:id="224" w:author="Ore Toua" w:date="2026-04-30T11:59:00Z" w16du:dateUtc="2026-04-30T01:59:00Z">
        <w:r>
          <w:rPr>
            <w:rFonts w:ascii="Arial Narrow" w:hAnsi="Arial Narrow"/>
            <w:lang w:val="en-AU"/>
          </w:rPr>
          <w:t>Law enforcement agencies (including Water Police)</w:t>
        </w:r>
      </w:ins>
    </w:p>
    <w:p w14:paraId="05FDA235" w14:textId="1E0D359C" w:rsidR="0067350A" w:rsidRDefault="0067350A" w:rsidP="0067350A">
      <w:pPr>
        <w:pStyle w:val="ListParagraph"/>
        <w:numPr>
          <w:ilvl w:val="1"/>
          <w:numId w:val="13"/>
        </w:numPr>
        <w:jc w:val="both"/>
        <w:rPr>
          <w:ins w:id="225" w:author="Ore Toua" w:date="2026-04-30T12:02:00Z" w16du:dateUtc="2026-04-30T02:02:00Z"/>
          <w:rFonts w:ascii="Arial Narrow" w:hAnsi="Arial Narrow"/>
          <w:lang w:val="en-AU"/>
        </w:rPr>
      </w:pPr>
      <w:ins w:id="226" w:author="Ore Toua" w:date="2026-04-30T11:59:00Z" w16du:dateUtc="2026-04-30T01:59:00Z">
        <w:r>
          <w:rPr>
            <w:rFonts w:ascii="Arial Narrow" w:hAnsi="Arial Narrow"/>
            <w:lang w:val="en-AU"/>
          </w:rPr>
          <w:t xml:space="preserve">Maritime operators an associations </w:t>
        </w:r>
      </w:ins>
    </w:p>
    <w:p w14:paraId="70645290" w14:textId="6A45044D" w:rsidR="0067350A" w:rsidRDefault="0067350A" w:rsidP="0067350A">
      <w:pPr>
        <w:pStyle w:val="ListParagraph"/>
        <w:numPr>
          <w:ilvl w:val="1"/>
          <w:numId w:val="13"/>
        </w:numPr>
        <w:jc w:val="both"/>
        <w:rPr>
          <w:ins w:id="227" w:author="Ore Toua" w:date="2026-04-30T11:59:00Z" w16du:dateUtc="2026-04-30T01:59:00Z"/>
          <w:rFonts w:ascii="Arial Narrow" w:hAnsi="Arial Narrow"/>
          <w:lang w:val="en-AU"/>
        </w:rPr>
      </w:pPr>
      <w:ins w:id="228" w:author="Ore Toua" w:date="2026-04-30T12:02:00Z" w16du:dateUtc="2026-04-30T02:02:00Z">
        <w:r>
          <w:rPr>
            <w:rFonts w:ascii="Arial Narrow" w:hAnsi="Arial Narrow"/>
            <w:lang w:val="en-AU"/>
          </w:rPr>
          <w:t>Community representatives.</w:t>
        </w:r>
      </w:ins>
    </w:p>
    <w:p w14:paraId="43714021" w14:textId="34292AA2" w:rsidR="0067350A" w:rsidDel="0067350A" w:rsidRDefault="0067350A" w:rsidP="0067350A">
      <w:pPr>
        <w:pStyle w:val="ListParagraph"/>
        <w:ind w:left="1440"/>
        <w:jc w:val="both"/>
        <w:rPr>
          <w:del w:id="229" w:author="Ore Toua" w:date="2026-04-30T12:00:00Z" w16du:dateUtc="2026-04-30T02:00:00Z"/>
          <w:rFonts w:ascii="Arial Narrow" w:hAnsi="Arial Narrow"/>
          <w:lang w:val="en-AU"/>
        </w:rPr>
        <w:pPrChange w:id="230" w:author="Ore Toua" w:date="2026-04-30T12:02:00Z" w16du:dateUtc="2026-04-30T02:02:00Z">
          <w:pPr>
            <w:pStyle w:val="ListParagraph"/>
            <w:numPr>
              <w:ilvl w:val="1"/>
              <w:numId w:val="13"/>
            </w:numPr>
            <w:ind w:left="1440" w:hanging="360"/>
            <w:jc w:val="both"/>
          </w:pPr>
        </w:pPrChange>
      </w:pPr>
    </w:p>
    <w:p w14:paraId="559B8C1F" w14:textId="53B9EC9C" w:rsidR="0067350A" w:rsidRDefault="0067350A" w:rsidP="0067350A">
      <w:pPr>
        <w:pStyle w:val="ListParagraph"/>
        <w:numPr>
          <w:ilvl w:val="0"/>
          <w:numId w:val="14"/>
        </w:numPr>
        <w:jc w:val="both"/>
        <w:rPr>
          <w:ins w:id="231" w:author="Ore Toua" w:date="2026-04-30T12:01:00Z" w16du:dateUtc="2026-04-30T02:01:00Z"/>
          <w:rFonts w:ascii="Arial Narrow" w:hAnsi="Arial Narrow"/>
          <w:lang w:val="en-AU"/>
        </w:rPr>
      </w:pPr>
      <w:ins w:id="232" w:author="Ore Toua" w:date="2026-04-30T12:01:00Z" w16du:dateUtc="2026-04-30T02:01:00Z">
        <w:r>
          <w:rPr>
            <w:rFonts w:ascii="Arial Narrow" w:hAnsi="Arial Narrow"/>
            <w:lang w:val="en-AU"/>
          </w:rPr>
          <w:t>Incorporate feedback into draft regulatory instruments</w:t>
        </w:r>
      </w:ins>
      <w:ins w:id="233" w:author="Ore Toua" w:date="2026-04-30T12:02:00Z" w16du:dateUtc="2026-04-30T02:02:00Z">
        <w:r>
          <w:rPr>
            <w:rFonts w:ascii="Arial Narrow" w:hAnsi="Arial Narrow"/>
            <w:lang w:val="en-AU"/>
          </w:rPr>
          <w:t>.</w:t>
        </w:r>
      </w:ins>
      <w:ins w:id="234" w:author="Ore Toua" w:date="2026-04-30T12:01:00Z" w16du:dateUtc="2026-04-30T02:01:00Z">
        <w:r>
          <w:rPr>
            <w:rFonts w:ascii="Arial Narrow" w:hAnsi="Arial Narrow"/>
            <w:lang w:val="en-AU"/>
          </w:rPr>
          <w:t xml:space="preserve"> </w:t>
        </w:r>
      </w:ins>
    </w:p>
    <w:p w14:paraId="519B6AB6" w14:textId="0D6CAEE9" w:rsidR="0067350A" w:rsidRDefault="0067350A" w:rsidP="0067350A">
      <w:pPr>
        <w:pStyle w:val="ListParagraph"/>
        <w:numPr>
          <w:ilvl w:val="0"/>
          <w:numId w:val="14"/>
        </w:numPr>
        <w:jc w:val="both"/>
        <w:rPr>
          <w:ins w:id="235" w:author="Ore Toua" w:date="2026-04-30T12:03:00Z" w16du:dateUtc="2026-04-30T02:03:00Z"/>
          <w:rFonts w:ascii="Arial Narrow" w:hAnsi="Arial Narrow"/>
          <w:lang w:val="en-AU"/>
        </w:rPr>
      </w:pPr>
      <w:ins w:id="236" w:author="Ore Toua" w:date="2026-04-30T12:01:00Z" w16du:dateUtc="2026-04-30T02:01:00Z">
        <w:r>
          <w:rPr>
            <w:rFonts w:ascii="Arial Narrow" w:hAnsi="Arial Narrow"/>
            <w:lang w:val="en-AU"/>
          </w:rPr>
          <w:t>Prepare and submit reports and final daft documents to the NCD SCRB.</w:t>
        </w:r>
      </w:ins>
    </w:p>
    <w:p w14:paraId="59932470" w14:textId="129B726F" w:rsidR="009E4CEF" w:rsidRPr="009E4CEF" w:rsidRDefault="009E4CEF" w:rsidP="009E4CEF">
      <w:pPr>
        <w:pStyle w:val="Heading2"/>
        <w:jc w:val="both"/>
        <w:rPr>
          <w:ins w:id="237" w:author="Ore Toua" w:date="2026-04-30T12:03:00Z" w16du:dateUtc="2026-04-30T02:03:00Z"/>
          <w:rFonts w:ascii="Arial Narrow" w:hAnsi="Arial Narrow"/>
          <w:u w:val="single"/>
          <w:lang w:val="en-AU"/>
          <w:rPrChange w:id="238" w:author="Ore Toua" w:date="2026-04-30T12:04:00Z" w16du:dateUtc="2026-04-30T02:04:00Z">
            <w:rPr>
              <w:ins w:id="239" w:author="Ore Toua" w:date="2026-04-30T12:03:00Z" w16du:dateUtc="2026-04-30T02:03:00Z"/>
              <w:rFonts w:ascii="Arial Narrow" w:hAnsi="Arial Narrow"/>
              <w:lang w:val="en-AU"/>
            </w:rPr>
          </w:rPrChange>
        </w:rPr>
      </w:pPr>
      <w:ins w:id="240" w:author="Ore Toua" w:date="2026-04-30T12:03:00Z" w16du:dateUtc="2026-04-30T02:03:00Z">
        <w:r w:rsidRPr="009E4CEF">
          <w:rPr>
            <w:rFonts w:ascii="Arial Narrow" w:hAnsi="Arial Narrow"/>
            <w:u w:val="single"/>
            <w:lang w:val="en-AU"/>
            <w:rPrChange w:id="241" w:author="Ore Toua" w:date="2026-04-30T12:04:00Z" w16du:dateUtc="2026-04-30T02:04:00Z">
              <w:rPr>
                <w:rFonts w:ascii="Arial Narrow" w:hAnsi="Arial Narrow"/>
                <w:lang w:val="en-AU"/>
              </w:rPr>
            </w:rPrChange>
          </w:rPr>
          <w:t>5</w:t>
        </w:r>
        <w:r w:rsidRPr="009E4CEF">
          <w:rPr>
            <w:rFonts w:ascii="Arial Narrow" w:hAnsi="Arial Narrow"/>
            <w:u w:val="single"/>
            <w:lang w:val="en-AU"/>
            <w:rPrChange w:id="242" w:author="Ore Toua" w:date="2026-04-30T12:04:00Z" w16du:dateUtc="2026-04-30T02:04:00Z">
              <w:rPr>
                <w:rFonts w:ascii="Arial Narrow" w:hAnsi="Arial Narrow"/>
                <w:lang w:val="en-AU"/>
              </w:rPr>
            </w:rPrChange>
          </w:rPr>
          <w:t xml:space="preserve">. </w:t>
        </w:r>
        <w:r w:rsidRPr="009E4CEF">
          <w:rPr>
            <w:rFonts w:ascii="Arial Narrow" w:hAnsi="Arial Narrow"/>
            <w:u w:val="single"/>
            <w:lang w:val="en-AU"/>
            <w:rPrChange w:id="243" w:author="Ore Toua" w:date="2026-04-30T12:04:00Z" w16du:dateUtc="2026-04-30T02:04:00Z">
              <w:rPr>
                <w:rFonts w:ascii="Arial Narrow" w:hAnsi="Arial Narrow"/>
                <w:lang w:val="en-AU"/>
              </w:rPr>
            </w:rPrChange>
          </w:rPr>
          <w:t xml:space="preserve">Reporting and Governance </w:t>
        </w:r>
      </w:ins>
    </w:p>
    <w:p w14:paraId="52AAFA21" w14:textId="742A1939" w:rsidR="003E73CC" w:rsidRDefault="003E73CC" w:rsidP="003E73CC">
      <w:pPr>
        <w:pStyle w:val="ListParagraph"/>
        <w:numPr>
          <w:ilvl w:val="0"/>
          <w:numId w:val="16"/>
        </w:numPr>
        <w:jc w:val="both"/>
        <w:rPr>
          <w:ins w:id="244" w:author="Ore Toua" w:date="2026-04-30T12:04:00Z" w16du:dateUtc="2026-04-30T02:04:00Z"/>
          <w:rFonts w:ascii="Arial Narrow" w:hAnsi="Arial Narrow"/>
          <w:lang w:val="en-AU"/>
        </w:rPr>
      </w:pPr>
      <w:ins w:id="245" w:author="Ore Toua" w:date="2026-04-30T12:04:00Z" w16du:dateUtc="2026-04-30T02:04:00Z">
        <w:r>
          <w:rPr>
            <w:rFonts w:ascii="Arial Narrow" w:hAnsi="Arial Narrow"/>
            <w:lang w:val="en-AU"/>
          </w:rPr>
          <w:t>The Working Group reports directly to the NCD SCRB</w:t>
        </w:r>
      </w:ins>
      <w:ins w:id="246" w:author="Ore Toua" w:date="2026-04-30T12:07:00Z" w16du:dateUtc="2026-04-30T02:07:00Z">
        <w:r w:rsidR="00142C41">
          <w:rPr>
            <w:rFonts w:ascii="Arial Narrow" w:hAnsi="Arial Narrow"/>
            <w:lang w:val="en-AU"/>
          </w:rPr>
          <w:t>.</w:t>
        </w:r>
      </w:ins>
    </w:p>
    <w:p w14:paraId="69DC3F79" w14:textId="1E00D007" w:rsidR="003E73CC" w:rsidRDefault="003E73CC" w:rsidP="003E73CC">
      <w:pPr>
        <w:pStyle w:val="ListParagraph"/>
        <w:numPr>
          <w:ilvl w:val="0"/>
          <w:numId w:val="16"/>
        </w:numPr>
        <w:jc w:val="both"/>
        <w:rPr>
          <w:ins w:id="247" w:author="Ore Toua" w:date="2026-04-30T12:05:00Z" w16du:dateUtc="2026-04-30T02:05:00Z"/>
          <w:rFonts w:ascii="Arial Narrow" w:hAnsi="Arial Narrow"/>
          <w:lang w:val="en-AU"/>
        </w:rPr>
      </w:pPr>
      <w:ins w:id="248" w:author="Ore Toua" w:date="2026-04-30T12:05:00Z" w16du:dateUtc="2026-04-30T02:05:00Z">
        <w:r>
          <w:rPr>
            <w:rFonts w:ascii="Arial Narrow" w:hAnsi="Arial Narrow"/>
            <w:lang w:val="en-AU"/>
          </w:rPr>
          <w:t>The Registrar</w:t>
        </w:r>
      </w:ins>
      <w:ins w:id="249" w:author="Ore Toua" w:date="2026-04-30T12:04:00Z" w16du:dateUtc="2026-04-30T02:04:00Z">
        <w:r>
          <w:rPr>
            <w:rFonts w:ascii="Arial Narrow" w:hAnsi="Arial Narrow"/>
            <w:lang w:val="en-AU"/>
          </w:rPr>
          <w:t xml:space="preserve"> shall ser</w:t>
        </w:r>
      </w:ins>
      <w:ins w:id="250" w:author="Ore Toua" w:date="2026-04-30T12:05:00Z" w16du:dateUtc="2026-04-30T02:05:00Z">
        <w:r>
          <w:rPr>
            <w:rFonts w:ascii="Arial Narrow" w:hAnsi="Arial Narrow"/>
            <w:lang w:val="en-AU"/>
          </w:rPr>
          <w:t>ve as the primary liaison between the Working Group and the Board</w:t>
        </w:r>
      </w:ins>
      <w:ins w:id="251" w:author="Ore Toua" w:date="2026-04-30T12:07:00Z" w16du:dateUtc="2026-04-30T02:07:00Z">
        <w:r w:rsidR="00142C41">
          <w:rPr>
            <w:rFonts w:ascii="Arial Narrow" w:hAnsi="Arial Narrow"/>
            <w:lang w:val="en-AU"/>
          </w:rPr>
          <w:t>.</w:t>
        </w:r>
      </w:ins>
      <w:ins w:id="252" w:author="Ore Toua" w:date="2026-04-30T12:05:00Z" w16du:dateUtc="2026-04-30T02:05:00Z">
        <w:r>
          <w:rPr>
            <w:rFonts w:ascii="Arial Narrow" w:hAnsi="Arial Narrow"/>
            <w:lang w:val="en-AU"/>
          </w:rPr>
          <w:t xml:space="preserve"> </w:t>
        </w:r>
      </w:ins>
    </w:p>
    <w:p w14:paraId="47973C2F" w14:textId="192B52FE" w:rsidR="003E73CC" w:rsidRDefault="003E73CC" w:rsidP="003E73CC">
      <w:pPr>
        <w:pStyle w:val="ListParagraph"/>
        <w:numPr>
          <w:ilvl w:val="0"/>
          <w:numId w:val="16"/>
        </w:numPr>
        <w:jc w:val="both"/>
        <w:rPr>
          <w:ins w:id="253" w:author="Ore Toua" w:date="2026-04-30T12:07:00Z" w16du:dateUtc="2026-04-30T02:07:00Z"/>
          <w:rFonts w:ascii="Arial Narrow" w:hAnsi="Arial Narrow"/>
          <w:lang w:val="en-AU"/>
        </w:rPr>
      </w:pPr>
      <w:ins w:id="254" w:author="Ore Toua" w:date="2026-04-30T12:05:00Z" w16du:dateUtc="2026-04-30T02:05:00Z">
        <w:r>
          <w:rPr>
            <w:rFonts w:ascii="Arial Narrow" w:hAnsi="Arial Narrow"/>
            <w:lang w:val="en-AU"/>
          </w:rPr>
          <w:t xml:space="preserve">The Chairperson </w:t>
        </w:r>
      </w:ins>
      <w:ins w:id="255" w:author="Ore Toua" w:date="2026-04-30T12:06:00Z" w16du:dateUtc="2026-04-30T02:06:00Z">
        <w:r w:rsidR="00142C41">
          <w:rPr>
            <w:rFonts w:ascii="Arial Narrow" w:hAnsi="Arial Narrow"/>
            <w:lang w:val="en-AU"/>
          </w:rPr>
          <w:t>shall present progress updates and final recommendations to the Board</w:t>
        </w:r>
      </w:ins>
      <w:ins w:id="256" w:author="Ore Toua" w:date="2026-04-30T12:07:00Z" w16du:dateUtc="2026-04-30T02:07:00Z">
        <w:r w:rsidR="00142C41">
          <w:rPr>
            <w:rFonts w:ascii="Arial Narrow" w:hAnsi="Arial Narrow"/>
            <w:lang w:val="en-AU"/>
          </w:rPr>
          <w:t>.</w:t>
        </w:r>
      </w:ins>
    </w:p>
    <w:p w14:paraId="12350B5A" w14:textId="368C0230" w:rsidR="00142C41" w:rsidRPr="003E73CC" w:rsidRDefault="00142C41" w:rsidP="003E73CC">
      <w:pPr>
        <w:pStyle w:val="ListParagraph"/>
        <w:numPr>
          <w:ilvl w:val="0"/>
          <w:numId w:val="16"/>
        </w:numPr>
        <w:jc w:val="both"/>
        <w:rPr>
          <w:ins w:id="257" w:author="Ore Toua" w:date="2026-04-30T12:00:00Z" w16du:dateUtc="2026-04-30T02:00:00Z"/>
          <w:rFonts w:ascii="Arial Narrow" w:hAnsi="Arial Narrow"/>
          <w:lang w:val="en-AU"/>
          <w:rPrChange w:id="258" w:author="Ore Toua" w:date="2026-04-30T12:04:00Z" w16du:dateUtc="2026-04-30T02:04:00Z">
            <w:rPr>
              <w:ins w:id="259" w:author="Ore Toua" w:date="2026-04-30T12:00:00Z" w16du:dateUtc="2026-04-30T02:00:00Z"/>
              <w:lang w:val="en-AU"/>
            </w:rPr>
          </w:rPrChange>
        </w:rPr>
        <w:pPrChange w:id="260" w:author="Ore Toua" w:date="2026-04-30T12:04:00Z" w16du:dateUtc="2026-04-30T02:04:00Z">
          <w:pPr>
            <w:pStyle w:val="ListParagraph"/>
            <w:numPr>
              <w:numId w:val="13"/>
            </w:numPr>
            <w:ind w:hanging="360"/>
            <w:jc w:val="both"/>
          </w:pPr>
        </w:pPrChange>
      </w:pPr>
      <w:ins w:id="261" w:author="Ore Toua" w:date="2026-04-30T12:07:00Z" w16du:dateUtc="2026-04-30T02:07:00Z">
        <w:r>
          <w:rPr>
            <w:rFonts w:ascii="Arial Narrow" w:hAnsi="Arial Narrow"/>
            <w:lang w:val="en-AU"/>
          </w:rPr>
          <w:t>All outputs shall be subject to Board review, approval, and endorsement prior to submission to NMSA.</w:t>
        </w:r>
      </w:ins>
    </w:p>
    <w:p w14:paraId="6AA71AF3" w14:textId="62B01048" w:rsidR="00FC11D9" w:rsidRDefault="00142C41" w:rsidP="00CD0AD3">
      <w:pPr>
        <w:pStyle w:val="Heading2"/>
        <w:jc w:val="both"/>
        <w:rPr>
          <w:ins w:id="262" w:author="Ore Toua" w:date="2026-04-30T12:03:00Z" w16du:dateUtc="2026-04-30T02:03:00Z"/>
          <w:rFonts w:ascii="Arial Narrow" w:hAnsi="Arial Narrow"/>
          <w:lang w:val="en-AU"/>
        </w:rPr>
      </w:pPr>
      <w:ins w:id="263" w:author="Ore Toua" w:date="2026-04-30T12:07:00Z" w16du:dateUtc="2026-04-30T02:07:00Z">
        <w:r>
          <w:rPr>
            <w:rFonts w:ascii="Arial Narrow" w:hAnsi="Arial Narrow"/>
            <w:lang w:val="en-AU"/>
          </w:rPr>
          <w:t>6</w:t>
        </w:r>
      </w:ins>
      <w:del w:id="264" w:author="Ore Toua" w:date="2026-04-30T12:07:00Z" w16du:dateUtc="2026-04-30T02:07:00Z">
        <w:r w:rsidR="00E27CF5" w:rsidRPr="00CD0AD3" w:rsidDel="00142C41">
          <w:rPr>
            <w:rFonts w:ascii="Arial Narrow" w:hAnsi="Arial Narrow"/>
            <w:lang w:val="en-AU"/>
            <w:rPrChange w:id="265" w:author="Ore Toua" w:date="2026-04-30T10:48:00Z" w16du:dateUtc="2026-04-30T00:48:00Z">
              <w:rPr>
                <w:lang w:val="en-AU"/>
              </w:rPr>
            </w:rPrChange>
          </w:rPr>
          <w:delText>5</w:delText>
        </w:r>
      </w:del>
      <w:r w:rsidR="00E27CF5" w:rsidRPr="00CD0AD3">
        <w:rPr>
          <w:rFonts w:ascii="Arial Narrow" w:hAnsi="Arial Narrow"/>
          <w:lang w:val="en-AU"/>
          <w:rPrChange w:id="266" w:author="Ore Toua" w:date="2026-04-30T10:48:00Z" w16du:dateUtc="2026-04-30T00:48:00Z">
            <w:rPr>
              <w:lang w:val="en-AU"/>
            </w:rPr>
          </w:rPrChange>
        </w:rPr>
        <w:t>. Membership and Composition</w:t>
      </w:r>
    </w:p>
    <w:p w14:paraId="18456BC2" w14:textId="77777777" w:rsidR="0067350A" w:rsidRPr="0067350A" w:rsidDel="00142C41" w:rsidRDefault="0067350A" w:rsidP="0067350A">
      <w:pPr>
        <w:rPr>
          <w:del w:id="267" w:author="Ore Toua" w:date="2026-04-30T12:07:00Z" w16du:dateUtc="2026-04-30T02:07:00Z"/>
          <w:lang w:val="en-AU"/>
        </w:rPr>
        <w:pPrChange w:id="268" w:author="Ore Toua" w:date="2026-04-30T12:03:00Z" w16du:dateUtc="2026-04-30T02:03:00Z">
          <w:pPr>
            <w:pStyle w:val="Heading2"/>
            <w:jc w:val="both"/>
          </w:pPr>
        </w:pPrChange>
      </w:pPr>
    </w:p>
    <w:p w14:paraId="27C1CBEC" w14:textId="209BE8D0" w:rsidR="00FC11D9" w:rsidRDefault="00E27CF5" w:rsidP="00CD0AD3">
      <w:pPr>
        <w:jc w:val="both"/>
        <w:rPr>
          <w:ins w:id="269" w:author="Ore Toua" w:date="2026-04-30T12:10:00Z" w16du:dateUtc="2026-04-30T02:10:00Z"/>
          <w:rFonts w:ascii="Arial Narrow" w:hAnsi="Arial Narrow"/>
          <w:lang w:val="en-AU"/>
        </w:rPr>
      </w:pPr>
      <w:r w:rsidRPr="00CD0AD3">
        <w:rPr>
          <w:rFonts w:ascii="Arial Narrow" w:hAnsi="Arial Narrow"/>
          <w:lang w:val="en-AU"/>
          <w:rPrChange w:id="270" w:author="Ore Toua" w:date="2026-04-30T10:48:00Z" w16du:dateUtc="2026-04-30T00:48:00Z">
            <w:rPr>
              <w:lang w:val="en-AU"/>
            </w:rPr>
          </w:rPrChange>
        </w:rPr>
        <w:t xml:space="preserve">The Working Group shall comprise </w:t>
      </w:r>
      <w:ins w:id="271" w:author="Ore Toua" w:date="2026-04-30T12:08:00Z" w16du:dateUtc="2026-04-30T02:08:00Z">
        <w:r w:rsidR="00142C41">
          <w:rPr>
            <w:rFonts w:ascii="Arial Narrow" w:hAnsi="Arial Narrow"/>
            <w:lang w:val="en-AU"/>
          </w:rPr>
          <w:t xml:space="preserve">members </w:t>
        </w:r>
      </w:ins>
      <w:del w:id="272" w:author="Ore Toua" w:date="2026-04-30T12:08:00Z" w16du:dateUtc="2026-04-30T02:08:00Z">
        <w:r w:rsidRPr="00CD0AD3" w:rsidDel="00142C41">
          <w:rPr>
            <w:rFonts w:ascii="Arial Narrow" w:hAnsi="Arial Narrow"/>
            <w:lang w:val="en-AU"/>
            <w:rPrChange w:id="273" w:author="Ore Toua" w:date="2026-04-30T10:48:00Z" w16du:dateUtc="2026-04-30T00:48:00Z">
              <w:rPr>
                <w:lang w:val="en-AU"/>
              </w:rPr>
            </w:rPrChange>
          </w:rPr>
          <w:delText xml:space="preserve">representatives </w:delText>
        </w:r>
      </w:del>
      <w:r w:rsidRPr="00CD0AD3">
        <w:rPr>
          <w:rFonts w:ascii="Arial Narrow" w:hAnsi="Arial Narrow"/>
          <w:lang w:val="en-AU"/>
          <w:rPrChange w:id="274" w:author="Ore Toua" w:date="2026-04-30T10:48:00Z" w16du:dateUtc="2026-04-30T00:48:00Z">
            <w:rPr>
              <w:lang w:val="en-AU"/>
            </w:rPr>
          </w:rPrChange>
        </w:rPr>
        <w:t xml:space="preserve">appointed </w:t>
      </w:r>
      <w:del w:id="275" w:author="Ore Toua" w:date="2026-04-30T12:08:00Z" w16du:dateUtc="2026-04-30T02:08:00Z">
        <w:r w:rsidRPr="00CD0AD3" w:rsidDel="00142C41">
          <w:rPr>
            <w:rFonts w:ascii="Arial Narrow" w:hAnsi="Arial Narrow"/>
            <w:lang w:val="en-AU"/>
            <w:rPrChange w:id="276" w:author="Ore Toua" w:date="2026-04-30T10:48:00Z" w16du:dateUtc="2026-04-30T00:48:00Z">
              <w:rPr>
                <w:lang w:val="en-AU"/>
              </w:rPr>
            </w:rPrChange>
          </w:rPr>
          <w:delText>by the NCD Small Craft Registration Board</w:delText>
        </w:r>
      </w:del>
      <w:ins w:id="277" w:author="Ore Toua" w:date="2026-04-30T12:08:00Z" w16du:dateUtc="2026-04-30T02:08:00Z">
        <w:r w:rsidR="00142C41">
          <w:rPr>
            <w:rFonts w:ascii="Arial Narrow" w:hAnsi="Arial Narrow"/>
            <w:lang w:val="en-AU"/>
          </w:rPr>
          <w:t xml:space="preserve"> by the NCD SCRB to ensur</w:t>
        </w:r>
      </w:ins>
      <w:ins w:id="278" w:author="Ore Toua" w:date="2026-04-30T12:09:00Z" w16du:dateUtc="2026-04-30T02:09:00Z">
        <w:r w:rsidR="00142C41">
          <w:rPr>
            <w:rFonts w:ascii="Arial Narrow" w:hAnsi="Arial Narrow"/>
            <w:lang w:val="en-AU"/>
          </w:rPr>
          <w:t xml:space="preserve">e appropriate </w:t>
        </w:r>
      </w:ins>
      <w:del w:id="279" w:author="Ore Toua" w:date="2026-04-30T12:09:00Z" w16du:dateUtc="2026-04-30T02:09:00Z">
        <w:r w:rsidRPr="00CD0AD3" w:rsidDel="00142C41">
          <w:rPr>
            <w:rFonts w:ascii="Arial Narrow" w:hAnsi="Arial Narrow"/>
            <w:lang w:val="en-AU"/>
            <w:rPrChange w:id="280" w:author="Ore Toua" w:date="2026-04-30T10:48:00Z" w16du:dateUtc="2026-04-30T00:48:00Z">
              <w:rPr>
                <w:lang w:val="en-AU"/>
              </w:rPr>
            </w:rPrChange>
          </w:rPr>
          <w:delText xml:space="preserve">, ensuring </w:delText>
        </w:r>
      </w:del>
      <w:r w:rsidRPr="00CD0AD3">
        <w:rPr>
          <w:rFonts w:ascii="Arial Narrow" w:hAnsi="Arial Narrow"/>
          <w:lang w:val="en-AU"/>
          <w:rPrChange w:id="281" w:author="Ore Toua" w:date="2026-04-30T10:48:00Z" w16du:dateUtc="2026-04-30T00:48:00Z">
            <w:rPr>
              <w:lang w:val="en-AU"/>
            </w:rPr>
          </w:rPrChange>
        </w:rPr>
        <w:t xml:space="preserve">technical, legal, and operational </w:t>
      </w:r>
      <w:del w:id="282" w:author="Ore Toua" w:date="2026-04-30T12:09:00Z" w16du:dateUtc="2026-04-30T02:09:00Z">
        <w:r w:rsidRPr="00CD0AD3" w:rsidDel="00142C41">
          <w:rPr>
            <w:rFonts w:ascii="Arial Narrow" w:hAnsi="Arial Narrow"/>
            <w:lang w:val="en-AU"/>
            <w:rPrChange w:id="283" w:author="Ore Toua" w:date="2026-04-30T10:48:00Z" w16du:dateUtc="2026-04-30T00:48:00Z">
              <w:rPr>
                <w:lang w:val="en-AU"/>
              </w:rPr>
            </w:rPrChange>
          </w:rPr>
          <w:delText>balance</w:delText>
        </w:r>
      </w:del>
      <w:ins w:id="284" w:author="Ore Toua" w:date="2026-04-30T12:09:00Z" w16du:dateUtc="2026-04-30T02:09:00Z">
        <w:r w:rsidR="00142C41">
          <w:rPr>
            <w:rFonts w:ascii="Arial Narrow" w:hAnsi="Arial Narrow"/>
            <w:lang w:val="en-AU"/>
          </w:rPr>
          <w:t xml:space="preserve"> </w:t>
        </w:r>
      </w:ins>
      <w:del w:id="285" w:author="Ore Toua" w:date="2026-04-30T12:10:00Z" w16du:dateUtc="2026-04-30T02:10:00Z">
        <w:r w:rsidRPr="00CD0AD3" w:rsidDel="00142C41">
          <w:rPr>
            <w:rFonts w:ascii="Arial Narrow" w:hAnsi="Arial Narrow"/>
            <w:lang w:val="en-AU"/>
            <w:rPrChange w:id="286" w:author="Ore Toua" w:date="2026-04-30T10:48:00Z" w16du:dateUtc="2026-04-30T00:48:00Z">
              <w:rPr>
                <w:lang w:val="en-AU"/>
              </w:rPr>
            </w:rPrChange>
          </w:rPr>
          <w:delText>.</w:delText>
        </w:r>
      </w:del>
      <w:ins w:id="287" w:author="Ore Toua" w:date="2026-04-30T12:10:00Z" w16du:dateUtc="2026-04-30T02:10:00Z">
        <w:r w:rsidR="00142C41">
          <w:rPr>
            <w:rFonts w:ascii="Arial Narrow" w:hAnsi="Arial Narrow"/>
            <w:lang w:val="en-AU"/>
          </w:rPr>
          <w:t>expertise.</w:t>
        </w:r>
      </w:ins>
      <w:r w:rsidRPr="00CD0AD3">
        <w:rPr>
          <w:rFonts w:ascii="Arial Narrow" w:hAnsi="Arial Narrow"/>
          <w:lang w:val="en-AU"/>
          <w:rPrChange w:id="288" w:author="Ore Toua" w:date="2026-04-30T10:48:00Z" w16du:dateUtc="2026-04-30T00:48:00Z">
            <w:rPr>
              <w:lang w:val="en-AU"/>
            </w:rPr>
          </w:rPrChange>
        </w:rPr>
        <w:t xml:space="preserve"> </w:t>
      </w:r>
      <w:del w:id="289" w:author="Ore Toua" w:date="2026-04-30T12:10:00Z" w16du:dateUtc="2026-04-30T02:10:00Z">
        <w:r w:rsidRPr="00CD0AD3" w:rsidDel="00142C41">
          <w:rPr>
            <w:rFonts w:ascii="Arial Narrow" w:hAnsi="Arial Narrow"/>
            <w:lang w:val="en-AU"/>
            <w:rPrChange w:id="290" w:author="Ore Toua" w:date="2026-04-30T10:48:00Z" w16du:dateUtc="2026-04-30T00:48:00Z">
              <w:rPr>
                <w:lang w:val="en-AU"/>
              </w:rPr>
            </w:rPrChange>
          </w:rPr>
          <w:delText>Membership shall include:</w:delText>
        </w:r>
      </w:del>
    </w:p>
    <w:p w14:paraId="2FB4BD54" w14:textId="5DF7AC41" w:rsidR="00142C41" w:rsidRPr="00CD0AD3" w:rsidRDefault="00142C41" w:rsidP="00CD0AD3">
      <w:pPr>
        <w:jc w:val="both"/>
        <w:rPr>
          <w:rFonts w:ascii="Arial Narrow" w:hAnsi="Arial Narrow"/>
          <w:lang w:val="en-AU"/>
          <w:rPrChange w:id="291" w:author="Ore Toua" w:date="2026-04-30T10:48:00Z" w16du:dateUtc="2026-04-30T00:48:00Z">
            <w:rPr>
              <w:lang w:val="en-AU"/>
            </w:rPr>
          </w:rPrChange>
        </w:rPr>
      </w:pPr>
      <w:ins w:id="292" w:author="Ore Toua" w:date="2026-04-30T12:10:00Z" w16du:dateUtc="2026-04-30T02:10:00Z">
        <w:r>
          <w:rPr>
            <w:rFonts w:ascii="Arial Narrow" w:hAnsi="Arial Narrow"/>
            <w:lang w:val="en-AU"/>
          </w:rPr>
          <w:lastRenderedPageBreak/>
          <w:t xml:space="preserve">Composition: </w:t>
        </w:r>
      </w:ins>
    </w:p>
    <w:tbl>
      <w:tblPr>
        <w:tblW w:w="0" w:type="auto"/>
        <w:tblLook w:val="04A0" w:firstRow="1" w:lastRow="0" w:firstColumn="1" w:lastColumn="0" w:noHBand="0" w:noVBand="1"/>
      </w:tblPr>
      <w:tblGrid>
        <w:gridCol w:w="4137"/>
        <w:gridCol w:w="4163"/>
      </w:tblGrid>
      <w:tr w:rsidR="00FC11D9" w:rsidRPr="00CD0AD3" w14:paraId="35B66531" w14:textId="77777777" w:rsidTr="00D472E9">
        <w:tc>
          <w:tcPr>
            <w:tcW w:w="4137" w:type="dxa"/>
            <w:shd w:val="clear" w:color="auto" w:fill="C6D9F1" w:themeFill="text2" w:themeFillTint="33"/>
          </w:tcPr>
          <w:p w14:paraId="50B8E8F0" w14:textId="77777777" w:rsidR="00FC11D9" w:rsidRPr="00CD0AD3" w:rsidRDefault="00E27CF5" w:rsidP="00CD0AD3">
            <w:pPr>
              <w:jc w:val="both"/>
              <w:rPr>
                <w:rFonts w:ascii="Arial Narrow" w:hAnsi="Arial Narrow"/>
                <w:b/>
                <w:bCs/>
                <w:lang w:val="en-AU"/>
                <w:rPrChange w:id="293" w:author="Ore Toua" w:date="2026-04-30T10:48:00Z" w16du:dateUtc="2026-04-30T00:48:00Z">
                  <w:rPr>
                    <w:b/>
                    <w:bCs/>
                    <w:lang w:val="en-AU"/>
                  </w:rPr>
                </w:rPrChange>
              </w:rPr>
            </w:pPr>
            <w:r w:rsidRPr="00CD0AD3">
              <w:rPr>
                <w:rFonts w:ascii="Arial Narrow" w:hAnsi="Arial Narrow"/>
                <w:b/>
                <w:bCs/>
                <w:lang w:val="en-AU"/>
                <w:rPrChange w:id="294" w:author="Ore Toua" w:date="2026-04-30T10:48:00Z" w16du:dateUtc="2026-04-30T00:48:00Z">
                  <w:rPr>
                    <w:b/>
                    <w:bCs/>
                    <w:lang w:val="en-AU"/>
                  </w:rPr>
                </w:rPrChange>
              </w:rPr>
              <w:t>Role</w:t>
            </w:r>
          </w:p>
        </w:tc>
        <w:tc>
          <w:tcPr>
            <w:tcW w:w="4163" w:type="dxa"/>
            <w:shd w:val="clear" w:color="auto" w:fill="C6D9F1" w:themeFill="text2" w:themeFillTint="33"/>
          </w:tcPr>
          <w:p w14:paraId="60CD0E9C" w14:textId="77777777" w:rsidR="00FC11D9" w:rsidRPr="00CD0AD3" w:rsidRDefault="00E27CF5" w:rsidP="00CD0AD3">
            <w:pPr>
              <w:jc w:val="both"/>
              <w:rPr>
                <w:rFonts w:ascii="Arial Narrow" w:hAnsi="Arial Narrow"/>
                <w:b/>
                <w:bCs/>
                <w:lang w:val="en-AU"/>
                <w:rPrChange w:id="295" w:author="Ore Toua" w:date="2026-04-30T10:48:00Z" w16du:dateUtc="2026-04-30T00:48:00Z">
                  <w:rPr>
                    <w:b/>
                    <w:bCs/>
                    <w:lang w:val="en-AU"/>
                  </w:rPr>
                </w:rPrChange>
              </w:rPr>
            </w:pPr>
            <w:r w:rsidRPr="00CD0AD3">
              <w:rPr>
                <w:rFonts w:ascii="Arial Narrow" w:hAnsi="Arial Narrow"/>
                <w:b/>
                <w:bCs/>
                <w:lang w:val="en-AU"/>
                <w:rPrChange w:id="296" w:author="Ore Toua" w:date="2026-04-30T10:48:00Z" w16du:dateUtc="2026-04-30T00:48:00Z">
                  <w:rPr>
                    <w:b/>
                    <w:bCs/>
                    <w:lang w:val="en-AU"/>
                  </w:rPr>
                </w:rPrChange>
              </w:rPr>
              <w:t>Representation</w:t>
            </w:r>
          </w:p>
        </w:tc>
      </w:tr>
      <w:tr w:rsidR="00FC11D9" w:rsidRPr="00CD0AD3" w14:paraId="5FE29E1F" w14:textId="77777777" w:rsidTr="00D472E9">
        <w:tc>
          <w:tcPr>
            <w:tcW w:w="4137" w:type="dxa"/>
          </w:tcPr>
          <w:p w14:paraId="3154DF92" w14:textId="77777777" w:rsidR="00FC11D9" w:rsidRPr="00CD0AD3" w:rsidRDefault="00E27CF5" w:rsidP="00CD0AD3">
            <w:pPr>
              <w:jc w:val="both"/>
              <w:rPr>
                <w:rFonts w:ascii="Arial Narrow" w:hAnsi="Arial Narrow"/>
                <w:lang w:val="en-AU"/>
                <w:rPrChange w:id="297" w:author="Ore Toua" w:date="2026-04-30T10:48:00Z" w16du:dateUtc="2026-04-30T00:48:00Z">
                  <w:rPr>
                    <w:lang w:val="en-AU"/>
                  </w:rPr>
                </w:rPrChange>
              </w:rPr>
            </w:pPr>
            <w:r w:rsidRPr="00CD0AD3">
              <w:rPr>
                <w:rFonts w:ascii="Arial Narrow" w:hAnsi="Arial Narrow"/>
                <w:lang w:val="en-AU"/>
                <w:rPrChange w:id="298" w:author="Ore Toua" w:date="2026-04-30T10:48:00Z" w16du:dateUtc="2026-04-30T00:48:00Z">
                  <w:rPr>
                    <w:lang w:val="en-AU"/>
                  </w:rPr>
                </w:rPrChange>
              </w:rPr>
              <w:t>Chairperson</w:t>
            </w:r>
          </w:p>
        </w:tc>
        <w:tc>
          <w:tcPr>
            <w:tcW w:w="4163" w:type="dxa"/>
          </w:tcPr>
          <w:p w14:paraId="2011A48E" w14:textId="77777777" w:rsidR="00FC11D9" w:rsidRPr="00CD0AD3" w:rsidRDefault="00E27CF5" w:rsidP="00CD0AD3">
            <w:pPr>
              <w:jc w:val="both"/>
              <w:rPr>
                <w:rFonts w:ascii="Arial Narrow" w:hAnsi="Arial Narrow"/>
                <w:lang w:val="en-AU"/>
                <w:rPrChange w:id="299" w:author="Ore Toua" w:date="2026-04-30T10:48:00Z" w16du:dateUtc="2026-04-30T00:48:00Z">
                  <w:rPr>
                    <w:lang w:val="en-AU"/>
                  </w:rPr>
                </w:rPrChange>
              </w:rPr>
            </w:pPr>
            <w:r w:rsidRPr="00CD0AD3">
              <w:rPr>
                <w:rFonts w:ascii="Arial Narrow" w:hAnsi="Arial Narrow"/>
                <w:lang w:val="en-AU"/>
                <w:rPrChange w:id="300" w:author="Ore Toua" w:date="2026-04-30T10:48:00Z" w16du:dateUtc="2026-04-30T00:48:00Z">
                  <w:rPr>
                    <w:lang w:val="en-AU"/>
                  </w:rPr>
                </w:rPrChange>
              </w:rPr>
              <w:t>NCD SCRB Board Member (nominated by the Chair)</w:t>
            </w:r>
          </w:p>
        </w:tc>
      </w:tr>
      <w:tr w:rsidR="00FC11D9" w:rsidRPr="00CD0AD3" w14:paraId="76797FAA" w14:textId="77777777" w:rsidTr="00D472E9">
        <w:tc>
          <w:tcPr>
            <w:tcW w:w="4137" w:type="dxa"/>
          </w:tcPr>
          <w:p w14:paraId="13D8F07E" w14:textId="3101B7CA" w:rsidR="00FC11D9" w:rsidRPr="00CD0AD3" w:rsidRDefault="00255972" w:rsidP="00CD0AD3">
            <w:pPr>
              <w:jc w:val="both"/>
              <w:rPr>
                <w:rFonts w:ascii="Arial Narrow" w:hAnsi="Arial Narrow"/>
                <w:lang w:val="en-AU"/>
                <w:rPrChange w:id="301" w:author="Ore Toua" w:date="2026-04-30T10:48:00Z" w16du:dateUtc="2026-04-30T00:48:00Z">
                  <w:rPr>
                    <w:lang w:val="en-AU"/>
                  </w:rPr>
                </w:rPrChange>
              </w:rPr>
            </w:pPr>
            <w:r w:rsidRPr="00CD0AD3">
              <w:rPr>
                <w:rFonts w:ascii="Arial Narrow" w:hAnsi="Arial Narrow"/>
                <w:lang w:val="en-AU"/>
                <w:rPrChange w:id="302" w:author="Ore Toua" w:date="2026-04-30T10:48:00Z" w16du:dateUtc="2026-04-30T00:48:00Z">
                  <w:rPr>
                    <w:lang w:val="en-AU"/>
                  </w:rPr>
                </w:rPrChange>
              </w:rPr>
              <w:t>Member</w:t>
            </w:r>
          </w:p>
        </w:tc>
        <w:tc>
          <w:tcPr>
            <w:tcW w:w="4163" w:type="dxa"/>
          </w:tcPr>
          <w:p w14:paraId="048ED477" w14:textId="03F17F40" w:rsidR="00FC11D9" w:rsidRPr="00CD0AD3" w:rsidRDefault="00E27CF5" w:rsidP="00CD0AD3">
            <w:pPr>
              <w:jc w:val="both"/>
              <w:rPr>
                <w:rFonts w:ascii="Arial Narrow" w:hAnsi="Arial Narrow"/>
                <w:lang w:val="en-AU"/>
                <w:rPrChange w:id="303" w:author="Ore Toua" w:date="2026-04-30T10:48:00Z" w16du:dateUtc="2026-04-30T00:48:00Z">
                  <w:rPr>
                    <w:lang w:val="en-AU"/>
                  </w:rPr>
                </w:rPrChange>
              </w:rPr>
            </w:pPr>
            <w:r w:rsidRPr="00CD0AD3">
              <w:rPr>
                <w:rFonts w:ascii="Arial Narrow" w:hAnsi="Arial Narrow"/>
                <w:lang w:val="en-AU"/>
                <w:rPrChange w:id="304" w:author="Ore Toua" w:date="2026-04-30T10:48:00Z" w16du:dateUtc="2026-04-30T00:48:00Z">
                  <w:rPr>
                    <w:lang w:val="en-AU"/>
                  </w:rPr>
                </w:rPrChange>
              </w:rPr>
              <w:t xml:space="preserve">Registrar or </w:t>
            </w:r>
            <w:ins w:id="305" w:author="Ore Toua" w:date="2026-04-30T12:10:00Z" w16du:dateUtc="2026-04-30T02:10:00Z">
              <w:r w:rsidR="00142C41">
                <w:rPr>
                  <w:rFonts w:ascii="Arial Narrow" w:hAnsi="Arial Narrow"/>
                  <w:lang w:val="en-AU"/>
                </w:rPr>
                <w:t>D</w:t>
              </w:r>
            </w:ins>
            <w:del w:id="306" w:author="Ore Toua" w:date="2026-04-30T12:10:00Z" w16du:dateUtc="2026-04-30T02:10:00Z">
              <w:r w:rsidRPr="00CD0AD3" w:rsidDel="00142C41">
                <w:rPr>
                  <w:rFonts w:ascii="Arial Narrow" w:hAnsi="Arial Narrow"/>
                  <w:lang w:val="en-AU"/>
                  <w:rPrChange w:id="307" w:author="Ore Toua" w:date="2026-04-30T10:48:00Z" w16du:dateUtc="2026-04-30T00:48:00Z">
                    <w:rPr>
                      <w:lang w:val="en-AU"/>
                    </w:rPr>
                  </w:rPrChange>
                </w:rPr>
                <w:delText>d</w:delText>
              </w:r>
            </w:del>
            <w:r w:rsidRPr="00CD0AD3">
              <w:rPr>
                <w:rFonts w:ascii="Arial Narrow" w:hAnsi="Arial Narrow"/>
                <w:lang w:val="en-AU"/>
                <w:rPrChange w:id="308" w:author="Ore Toua" w:date="2026-04-30T10:48:00Z" w16du:dateUtc="2026-04-30T00:48:00Z">
                  <w:rPr>
                    <w:lang w:val="en-AU"/>
                  </w:rPr>
                </w:rPrChange>
              </w:rPr>
              <w:t>elegate</w:t>
            </w:r>
          </w:p>
        </w:tc>
      </w:tr>
      <w:tr w:rsidR="00FC11D9" w:rsidRPr="00CD0AD3" w14:paraId="53CADFDA" w14:textId="77777777" w:rsidTr="00D472E9">
        <w:tc>
          <w:tcPr>
            <w:tcW w:w="4137" w:type="dxa"/>
          </w:tcPr>
          <w:p w14:paraId="2E23A3EE" w14:textId="77777777" w:rsidR="00FC11D9" w:rsidRPr="00CD0AD3" w:rsidRDefault="00E27CF5" w:rsidP="00CD0AD3">
            <w:pPr>
              <w:jc w:val="both"/>
              <w:rPr>
                <w:rFonts w:ascii="Arial Narrow" w:hAnsi="Arial Narrow"/>
                <w:lang w:val="en-AU"/>
                <w:rPrChange w:id="309" w:author="Ore Toua" w:date="2026-04-30T10:48:00Z" w16du:dateUtc="2026-04-30T00:48:00Z">
                  <w:rPr>
                    <w:lang w:val="en-AU"/>
                  </w:rPr>
                </w:rPrChange>
              </w:rPr>
            </w:pPr>
            <w:r w:rsidRPr="00CD0AD3">
              <w:rPr>
                <w:rFonts w:ascii="Arial Narrow" w:hAnsi="Arial Narrow"/>
                <w:lang w:val="en-AU"/>
                <w:rPrChange w:id="310" w:author="Ore Toua" w:date="2026-04-30T10:48:00Z" w16du:dateUtc="2026-04-30T00:48:00Z">
                  <w:rPr>
                    <w:lang w:val="en-AU"/>
                  </w:rPr>
                </w:rPrChange>
              </w:rPr>
              <w:t>Member</w:t>
            </w:r>
          </w:p>
        </w:tc>
        <w:tc>
          <w:tcPr>
            <w:tcW w:w="4163" w:type="dxa"/>
          </w:tcPr>
          <w:p w14:paraId="2854AF03" w14:textId="77777777" w:rsidR="00FC11D9" w:rsidRPr="00CD0AD3" w:rsidRDefault="00E27CF5" w:rsidP="00CD0AD3">
            <w:pPr>
              <w:jc w:val="both"/>
              <w:rPr>
                <w:rFonts w:ascii="Arial Narrow" w:hAnsi="Arial Narrow"/>
                <w:lang w:val="en-AU"/>
                <w:rPrChange w:id="311" w:author="Ore Toua" w:date="2026-04-30T10:48:00Z" w16du:dateUtc="2026-04-30T00:48:00Z">
                  <w:rPr>
                    <w:lang w:val="en-AU"/>
                  </w:rPr>
                </w:rPrChange>
              </w:rPr>
            </w:pPr>
            <w:r w:rsidRPr="00CD0AD3">
              <w:rPr>
                <w:rFonts w:ascii="Arial Narrow" w:hAnsi="Arial Narrow"/>
                <w:lang w:val="en-AU"/>
                <w:rPrChange w:id="312" w:author="Ore Toua" w:date="2026-04-30T10:48:00Z" w16du:dateUtc="2026-04-30T00:48:00Z">
                  <w:rPr>
                    <w:lang w:val="en-AU"/>
                  </w:rPr>
                </w:rPrChange>
              </w:rPr>
              <w:t>Legal Advisor (NMSA or Independent Counsel)</w:t>
            </w:r>
          </w:p>
        </w:tc>
      </w:tr>
      <w:tr w:rsidR="00FC11D9" w:rsidRPr="00CD0AD3" w14:paraId="2DF33B0C" w14:textId="77777777" w:rsidTr="00D472E9">
        <w:tc>
          <w:tcPr>
            <w:tcW w:w="4137" w:type="dxa"/>
          </w:tcPr>
          <w:p w14:paraId="28FA9F44" w14:textId="77777777" w:rsidR="00FC11D9" w:rsidRPr="00CD0AD3" w:rsidRDefault="00E27CF5" w:rsidP="00CD0AD3">
            <w:pPr>
              <w:jc w:val="both"/>
              <w:rPr>
                <w:rFonts w:ascii="Arial Narrow" w:hAnsi="Arial Narrow"/>
                <w:lang w:val="en-AU"/>
                <w:rPrChange w:id="313" w:author="Ore Toua" w:date="2026-04-30T10:48:00Z" w16du:dateUtc="2026-04-30T00:48:00Z">
                  <w:rPr>
                    <w:lang w:val="en-AU"/>
                  </w:rPr>
                </w:rPrChange>
              </w:rPr>
            </w:pPr>
            <w:r w:rsidRPr="00CD0AD3">
              <w:rPr>
                <w:rFonts w:ascii="Arial Narrow" w:hAnsi="Arial Narrow"/>
                <w:lang w:val="en-AU"/>
                <w:rPrChange w:id="314" w:author="Ore Toua" w:date="2026-04-30T10:48:00Z" w16du:dateUtc="2026-04-30T00:48:00Z">
                  <w:rPr>
                    <w:lang w:val="en-AU"/>
                  </w:rPr>
                </w:rPrChange>
              </w:rPr>
              <w:t>Member</w:t>
            </w:r>
          </w:p>
        </w:tc>
        <w:tc>
          <w:tcPr>
            <w:tcW w:w="4163" w:type="dxa"/>
          </w:tcPr>
          <w:p w14:paraId="31BCAADA" w14:textId="77777777" w:rsidR="00FC11D9" w:rsidRPr="00CD0AD3" w:rsidRDefault="00E27CF5" w:rsidP="00CD0AD3">
            <w:pPr>
              <w:jc w:val="both"/>
              <w:rPr>
                <w:rFonts w:ascii="Arial Narrow" w:hAnsi="Arial Narrow"/>
                <w:lang w:val="en-AU"/>
                <w:rPrChange w:id="315" w:author="Ore Toua" w:date="2026-04-30T10:48:00Z" w16du:dateUtc="2026-04-30T00:48:00Z">
                  <w:rPr>
                    <w:lang w:val="en-AU"/>
                  </w:rPr>
                </w:rPrChange>
              </w:rPr>
            </w:pPr>
            <w:r w:rsidRPr="00CD0AD3">
              <w:rPr>
                <w:rFonts w:ascii="Arial Narrow" w:hAnsi="Arial Narrow"/>
                <w:lang w:val="en-AU"/>
                <w:rPrChange w:id="316" w:author="Ore Toua" w:date="2026-04-30T10:48:00Z" w16du:dateUtc="2026-04-30T00:48:00Z">
                  <w:rPr>
                    <w:lang w:val="en-AU"/>
                  </w:rPr>
                </w:rPrChange>
              </w:rPr>
              <w:t>Small Craft Inspector Representative</w:t>
            </w:r>
          </w:p>
        </w:tc>
      </w:tr>
      <w:tr w:rsidR="00FC11D9" w:rsidRPr="00CD0AD3" w14:paraId="34258656" w14:textId="77777777" w:rsidTr="00D472E9">
        <w:tc>
          <w:tcPr>
            <w:tcW w:w="4137" w:type="dxa"/>
          </w:tcPr>
          <w:p w14:paraId="672D0AA2" w14:textId="77777777" w:rsidR="00FC11D9" w:rsidRPr="00CD0AD3" w:rsidRDefault="00E27CF5" w:rsidP="00CD0AD3">
            <w:pPr>
              <w:jc w:val="both"/>
              <w:rPr>
                <w:rFonts w:ascii="Arial Narrow" w:hAnsi="Arial Narrow"/>
                <w:lang w:val="en-AU"/>
                <w:rPrChange w:id="317" w:author="Ore Toua" w:date="2026-04-30T10:48:00Z" w16du:dateUtc="2026-04-30T00:48:00Z">
                  <w:rPr>
                    <w:lang w:val="en-AU"/>
                  </w:rPr>
                </w:rPrChange>
              </w:rPr>
            </w:pPr>
            <w:r w:rsidRPr="00CD0AD3">
              <w:rPr>
                <w:rFonts w:ascii="Arial Narrow" w:hAnsi="Arial Narrow"/>
                <w:lang w:val="en-AU"/>
                <w:rPrChange w:id="318" w:author="Ore Toua" w:date="2026-04-30T10:48:00Z" w16du:dateUtc="2026-04-30T00:48:00Z">
                  <w:rPr>
                    <w:lang w:val="en-AU"/>
                  </w:rPr>
                </w:rPrChange>
              </w:rPr>
              <w:t>Member</w:t>
            </w:r>
          </w:p>
        </w:tc>
        <w:tc>
          <w:tcPr>
            <w:tcW w:w="4163" w:type="dxa"/>
          </w:tcPr>
          <w:p w14:paraId="59D1757F" w14:textId="77777777" w:rsidR="00782992" w:rsidRPr="00CD0AD3" w:rsidRDefault="00E27CF5" w:rsidP="00CD0AD3">
            <w:pPr>
              <w:jc w:val="both"/>
              <w:rPr>
                <w:ins w:id="319" w:author="Ore Toua" w:date="2026-04-29T13:19:00Z" w16du:dateUtc="2026-04-29T03:19:00Z"/>
                <w:rFonts w:ascii="Arial Narrow" w:hAnsi="Arial Narrow"/>
                <w:lang w:val="en-AU"/>
                <w:rPrChange w:id="320" w:author="Ore Toua" w:date="2026-04-30T10:48:00Z" w16du:dateUtc="2026-04-30T00:48:00Z">
                  <w:rPr>
                    <w:ins w:id="321" w:author="Ore Toua" w:date="2026-04-29T13:19:00Z" w16du:dateUtc="2026-04-29T03:19:00Z"/>
                    <w:lang w:val="en-AU"/>
                  </w:rPr>
                </w:rPrChange>
              </w:rPr>
            </w:pPr>
            <w:r w:rsidRPr="00CD0AD3">
              <w:rPr>
                <w:rFonts w:ascii="Arial Narrow" w:hAnsi="Arial Narrow"/>
                <w:lang w:val="en-AU"/>
                <w:rPrChange w:id="322" w:author="Ore Toua" w:date="2026-04-30T10:48:00Z" w16du:dateUtc="2026-04-30T00:48:00Z">
                  <w:rPr>
                    <w:lang w:val="en-AU"/>
                  </w:rPr>
                </w:rPrChange>
              </w:rPr>
              <w:t>NMSA Representative</w:t>
            </w:r>
          </w:p>
          <w:p w14:paraId="45FDC96F" w14:textId="65FFEBCE" w:rsidR="00782992" w:rsidRPr="00CD0AD3" w:rsidRDefault="00782992" w:rsidP="00CD0AD3">
            <w:pPr>
              <w:jc w:val="both"/>
              <w:rPr>
                <w:rFonts w:ascii="Arial Narrow" w:hAnsi="Arial Narrow"/>
                <w:lang w:val="en-AU"/>
                <w:rPrChange w:id="323" w:author="Ore Toua" w:date="2026-04-30T10:48:00Z" w16du:dateUtc="2026-04-30T00:48:00Z">
                  <w:rPr>
                    <w:lang w:val="en-AU"/>
                  </w:rPr>
                </w:rPrChange>
              </w:rPr>
            </w:pPr>
            <w:ins w:id="324" w:author="Ore Toua" w:date="2026-04-29T13:19:00Z" w16du:dateUtc="2026-04-29T03:19:00Z">
              <w:r w:rsidRPr="00CD0AD3">
                <w:rPr>
                  <w:rFonts w:ascii="Arial Narrow" w:hAnsi="Arial Narrow"/>
                  <w:lang w:val="en-AU"/>
                  <w:rPrChange w:id="325" w:author="Ore Toua" w:date="2026-04-30T10:48:00Z" w16du:dateUtc="2026-04-30T00:48:00Z">
                    <w:rPr>
                      <w:lang w:val="en-AU"/>
                    </w:rPr>
                  </w:rPrChange>
                </w:rPr>
                <w:t xml:space="preserve">Member MKA Representative </w:t>
              </w:r>
            </w:ins>
          </w:p>
        </w:tc>
      </w:tr>
      <w:tr w:rsidR="00D472E9" w:rsidRPr="00CD0AD3" w14:paraId="4681DD12" w14:textId="77777777" w:rsidTr="00D472E9">
        <w:tc>
          <w:tcPr>
            <w:tcW w:w="4137" w:type="dxa"/>
          </w:tcPr>
          <w:p w14:paraId="7AEC24A5" w14:textId="3871CE91" w:rsidR="00D472E9" w:rsidRPr="00CD0AD3" w:rsidRDefault="00D472E9" w:rsidP="00CD0AD3">
            <w:pPr>
              <w:jc w:val="both"/>
              <w:rPr>
                <w:rFonts w:ascii="Arial Narrow" w:hAnsi="Arial Narrow"/>
                <w:lang w:val="en-AU"/>
                <w:rPrChange w:id="326" w:author="Ore Toua" w:date="2026-04-30T10:48:00Z" w16du:dateUtc="2026-04-30T00:48:00Z">
                  <w:rPr>
                    <w:lang w:val="en-AU"/>
                  </w:rPr>
                </w:rPrChange>
              </w:rPr>
            </w:pPr>
            <w:r w:rsidRPr="00CD0AD3">
              <w:rPr>
                <w:rFonts w:ascii="Arial Narrow" w:hAnsi="Arial Narrow"/>
                <w:lang w:val="en-AU"/>
                <w:rPrChange w:id="327" w:author="Ore Toua" w:date="2026-04-30T10:48:00Z" w16du:dateUtc="2026-04-30T00:48:00Z">
                  <w:rPr>
                    <w:lang w:val="en-AU"/>
                  </w:rPr>
                </w:rPrChange>
              </w:rPr>
              <w:t>Member</w:t>
            </w:r>
          </w:p>
        </w:tc>
        <w:tc>
          <w:tcPr>
            <w:tcW w:w="4163" w:type="dxa"/>
          </w:tcPr>
          <w:p w14:paraId="5046C860" w14:textId="2B1ACE47" w:rsidR="00D472E9" w:rsidRPr="00CD0AD3" w:rsidRDefault="00D472E9" w:rsidP="00CD0AD3">
            <w:pPr>
              <w:jc w:val="both"/>
              <w:rPr>
                <w:rFonts w:ascii="Arial Narrow" w:hAnsi="Arial Narrow"/>
                <w:lang w:val="en-AU"/>
                <w:rPrChange w:id="328" w:author="Ore Toua" w:date="2026-04-30T10:48:00Z" w16du:dateUtc="2026-04-30T00:48:00Z">
                  <w:rPr>
                    <w:lang w:val="en-AU"/>
                  </w:rPr>
                </w:rPrChange>
              </w:rPr>
            </w:pPr>
            <w:r w:rsidRPr="00CD0AD3">
              <w:rPr>
                <w:rFonts w:ascii="Arial Narrow" w:hAnsi="Arial Narrow"/>
                <w:lang w:val="en-AU"/>
                <w:rPrChange w:id="329" w:author="Ore Toua" w:date="2026-04-30T10:48:00Z" w16du:dateUtc="2026-04-30T00:48:00Z">
                  <w:rPr>
                    <w:lang w:val="en-AU"/>
                  </w:rPr>
                </w:rPrChange>
              </w:rPr>
              <w:t>Water Police Representative</w:t>
            </w:r>
          </w:p>
        </w:tc>
      </w:tr>
      <w:tr w:rsidR="00FC11D9" w:rsidRPr="00CD0AD3" w14:paraId="79012F68" w14:textId="77777777" w:rsidTr="00D472E9">
        <w:tc>
          <w:tcPr>
            <w:tcW w:w="4137" w:type="dxa"/>
          </w:tcPr>
          <w:p w14:paraId="1E9F5102" w14:textId="77777777" w:rsidR="00FC11D9" w:rsidRPr="00CD0AD3" w:rsidRDefault="00E27CF5" w:rsidP="00CD0AD3">
            <w:pPr>
              <w:jc w:val="both"/>
              <w:rPr>
                <w:rFonts w:ascii="Arial Narrow" w:hAnsi="Arial Narrow"/>
                <w:lang w:val="en-AU"/>
                <w:rPrChange w:id="330" w:author="Ore Toua" w:date="2026-04-30T10:48:00Z" w16du:dateUtc="2026-04-30T00:48:00Z">
                  <w:rPr>
                    <w:lang w:val="en-AU"/>
                  </w:rPr>
                </w:rPrChange>
              </w:rPr>
            </w:pPr>
            <w:r w:rsidRPr="00CD0AD3">
              <w:rPr>
                <w:rFonts w:ascii="Arial Narrow" w:hAnsi="Arial Narrow"/>
                <w:lang w:val="en-AU"/>
                <w:rPrChange w:id="331" w:author="Ore Toua" w:date="2026-04-30T10:48:00Z" w16du:dateUtc="2026-04-30T00:48:00Z">
                  <w:rPr>
                    <w:lang w:val="en-AU"/>
                  </w:rPr>
                </w:rPrChange>
              </w:rPr>
              <w:t>Member</w:t>
            </w:r>
          </w:p>
        </w:tc>
        <w:tc>
          <w:tcPr>
            <w:tcW w:w="4163" w:type="dxa"/>
          </w:tcPr>
          <w:p w14:paraId="60F3834E" w14:textId="77777777" w:rsidR="00FC11D9" w:rsidRPr="00CD0AD3" w:rsidRDefault="00E27CF5" w:rsidP="00CD0AD3">
            <w:pPr>
              <w:jc w:val="both"/>
              <w:rPr>
                <w:rFonts w:ascii="Arial Narrow" w:hAnsi="Arial Narrow"/>
                <w:lang w:val="en-AU"/>
                <w:rPrChange w:id="332" w:author="Ore Toua" w:date="2026-04-30T10:48:00Z" w16du:dateUtc="2026-04-30T00:48:00Z">
                  <w:rPr>
                    <w:lang w:val="en-AU"/>
                  </w:rPr>
                </w:rPrChange>
              </w:rPr>
            </w:pPr>
            <w:r w:rsidRPr="00CD0AD3">
              <w:rPr>
                <w:rFonts w:ascii="Arial Narrow" w:hAnsi="Arial Narrow"/>
                <w:lang w:val="en-AU"/>
                <w:rPrChange w:id="333" w:author="Ore Toua" w:date="2026-04-30T10:48:00Z" w16du:dateUtc="2026-04-30T00:48:00Z">
                  <w:rPr>
                    <w:lang w:val="en-AU"/>
                  </w:rPr>
                </w:rPrChange>
              </w:rPr>
              <w:t>Community or Operator Representative</w:t>
            </w:r>
          </w:p>
        </w:tc>
      </w:tr>
      <w:tr w:rsidR="00FC11D9" w:rsidRPr="00CD0AD3" w14:paraId="7BD89000" w14:textId="77777777" w:rsidTr="00D472E9">
        <w:tc>
          <w:tcPr>
            <w:tcW w:w="4137" w:type="dxa"/>
          </w:tcPr>
          <w:p w14:paraId="3D84B473" w14:textId="77777777" w:rsidR="00FC11D9" w:rsidRPr="00CD0AD3" w:rsidRDefault="00E27CF5" w:rsidP="00CD0AD3">
            <w:pPr>
              <w:jc w:val="both"/>
              <w:rPr>
                <w:rFonts w:ascii="Arial Narrow" w:hAnsi="Arial Narrow"/>
                <w:lang w:val="en-AU"/>
                <w:rPrChange w:id="334" w:author="Ore Toua" w:date="2026-04-30T10:48:00Z" w16du:dateUtc="2026-04-30T00:48:00Z">
                  <w:rPr>
                    <w:lang w:val="en-AU"/>
                  </w:rPr>
                </w:rPrChange>
              </w:rPr>
            </w:pPr>
            <w:r w:rsidRPr="00CD0AD3">
              <w:rPr>
                <w:rFonts w:ascii="Arial Narrow" w:hAnsi="Arial Narrow"/>
                <w:lang w:val="en-AU"/>
                <w:rPrChange w:id="335" w:author="Ore Toua" w:date="2026-04-30T10:48:00Z" w16du:dateUtc="2026-04-30T00:48:00Z">
                  <w:rPr>
                    <w:lang w:val="en-AU"/>
                  </w:rPr>
                </w:rPrChange>
              </w:rPr>
              <w:t>Member</w:t>
            </w:r>
          </w:p>
        </w:tc>
        <w:tc>
          <w:tcPr>
            <w:tcW w:w="4163" w:type="dxa"/>
          </w:tcPr>
          <w:p w14:paraId="270B696F" w14:textId="77777777" w:rsidR="00FC11D9" w:rsidRPr="00CD0AD3" w:rsidRDefault="00E27CF5" w:rsidP="00CD0AD3">
            <w:pPr>
              <w:jc w:val="both"/>
              <w:rPr>
                <w:rFonts w:ascii="Arial Narrow" w:hAnsi="Arial Narrow"/>
                <w:lang w:val="en-AU"/>
                <w:rPrChange w:id="336" w:author="Ore Toua" w:date="2026-04-30T10:48:00Z" w16du:dateUtc="2026-04-30T00:48:00Z">
                  <w:rPr>
                    <w:lang w:val="en-AU"/>
                  </w:rPr>
                </w:rPrChange>
              </w:rPr>
            </w:pPr>
            <w:r w:rsidRPr="00CD0AD3">
              <w:rPr>
                <w:rFonts w:ascii="Arial Narrow" w:hAnsi="Arial Narrow"/>
                <w:lang w:val="en-AU"/>
                <w:rPrChange w:id="337" w:author="Ore Toua" w:date="2026-04-30T10:48:00Z" w16du:dateUtc="2026-04-30T00:48:00Z">
                  <w:rPr>
                    <w:lang w:val="en-AU"/>
                  </w:rPr>
                </w:rPrChange>
              </w:rPr>
              <w:t>Independent Maritime Safety or Engineering Expert</w:t>
            </w:r>
          </w:p>
        </w:tc>
      </w:tr>
    </w:tbl>
    <w:p w14:paraId="21F542E4" w14:textId="77777777" w:rsidR="00142C41" w:rsidRDefault="00E27CF5" w:rsidP="00CD0AD3">
      <w:pPr>
        <w:jc w:val="both"/>
        <w:rPr>
          <w:ins w:id="338" w:author="Ore Toua" w:date="2026-04-30T12:12:00Z" w16du:dateUtc="2026-04-30T02:12:00Z"/>
          <w:rFonts w:ascii="Arial Narrow" w:hAnsi="Arial Narrow"/>
          <w:lang w:val="en-AU"/>
        </w:rPr>
      </w:pPr>
      <w:r w:rsidRPr="00CD0AD3">
        <w:rPr>
          <w:rFonts w:ascii="Arial Narrow" w:hAnsi="Arial Narrow"/>
          <w:lang w:val="en-AU"/>
          <w:rPrChange w:id="339" w:author="Ore Toua" w:date="2026-04-30T10:48:00Z" w16du:dateUtc="2026-04-30T00:48:00Z">
            <w:rPr>
              <w:lang w:val="en-AU"/>
            </w:rPr>
          </w:rPrChange>
        </w:rPr>
        <w:t xml:space="preserve">Additional </w:t>
      </w:r>
      <w:ins w:id="340" w:author="Ore Toua" w:date="2026-04-30T12:11:00Z" w16du:dateUtc="2026-04-30T02:11:00Z">
        <w:r w:rsidR="00142C41">
          <w:rPr>
            <w:rFonts w:ascii="Arial Narrow" w:hAnsi="Arial Narrow"/>
            <w:lang w:val="en-AU"/>
          </w:rPr>
          <w:t xml:space="preserve">subject matter </w:t>
        </w:r>
      </w:ins>
      <w:r w:rsidRPr="00CD0AD3">
        <w:rPr>
          <w:rFonts w:ascii="Arial Narrow" w:hAnsi="Arial Narrow"/>
          <w:lang w:val="en-AU"/>
          <w:rPrChange w:id="341" w:author="Ore Toua" w:date="2026-04-30T10:48:00Z" w16du:dateUtc="2026-04-30T00:48:00Z">
            <w:rPr>
              <w:lang w:val="en-AU"/>
            </w:rPr>
          </w:rPrChange>
        </w:rPr>
        <w:t xml:space="preserve">experts may </w:t>
      </w:r>
      <w:del w:id="342" w:author="Ore Toua" w:date="2026-04-30T12:11:00Z" w16du:dateUtc="2026-04-30T02:11:00Z">
        <w:r w:rsidRPr="00CD0AD3" w:rsidDel="00142C41">
          <w:rPr>
            <w:rFonts w:ascii="Arial Narrow" w:hAnsi="Arial Narrow"/>
            <w:lang w:val="en-AU"/>
            <w:rPrChange w:id="343" w:author="Ore Toua" w:date="2026-04-30T10:48:00Z" w16du:dateUtc="2026-04-30T00:48:00Z">
              <w:rPr>
                <w:lang w:val="en-AU"/>
              </w:rPr>
            </w:rPrChange>
          </w:rPr>
          <w:delText>be invited on an ad-hoc basis to contribute specialist advice.</w:delText>
        </w:r>
      </w:del>
      <w:ins w:id="344" w:author="Ore Toua" w:date="2026-04-30T12:11:00Z" w16du:dateUtc="2026-04-30T02:11:00Z">
        <w:r w:rsidR="00142C41">
          <w:rPr>
            <w:rFonts w:ascii="Arial Narrow" w:hAnsi="Arial Narrow"/>
            <w:lang w:val="en-AU"/>
          </w:rPr>
          <w:t>co-opted on an as-needed basis</w:t>
        </w:r>
      </w:ins>
      <w:ins w:id="345" w:author="Ore Toua" w:date="2026-04-30T12:12:00Z" w16du:dateUtc="2026-04-30T02:12:00Z">
        <w:r w:rsidR="00142C41">
          <w:rPr>
            <w:rFonts w:ascii="Arial Narrow" w:hAnsi="Arial Narrow"/>
            <w:lang w:val="en-AU"/>
          </w:rPr>
          <w:t>.</w:t>
        </w:r>
      </w:ins>
      <w:r w:rsidRPr="00CD0AD3">
        <w:rPr>
          <w:rFonts w:ascii="Arial Narrow" w:hAnsi="Arial Narrow"/>
          <w:lang w:val="en-AU"/>
          <w:rPrChange w:id="346" w:author="Ore Toua" w:date="2026-04-30T10:48:00Z" w16du:dateUtc="2026-04-30T00:48:00Z">
            <w:rPr>
              <w:lang w:val="en-AU"/>
            </w:rPr>
          </w:rPrChange>
        </w:rPr>
        <w:br/>
      </w:r>
      <w:r w:rsidRPr="00CD0AD3">
        <w:rPr>
          <w:rFonts w:ascii="Arial Narrow" w:hAnsi="Arial Narrow"/>
          <w:lang w:val="en-AU"/>
          <w:rPrChange w:id="347" w:author="Ore Toua" w:date="2026-04-30T10:48:00Z" w16du:dateUtc="2026-04-30T00:48:00Z">
            <w:rPr>
              <w:lang w:val="en-AU"/>
            </w:rPr>
          </w:rPrChange>
        </w:rPr>
        <w:br/>
      </w:r>
      <w:ins w:id="348" w:author="Ore Toua" w:date="2026-04-30T12:12:00Z" w16du:dateUtc="2026-04-30T02:12:00Z">
        <w:r w:rsidR="00142C41">
          <w:rPr>
            <w:rFonts w:ascii="Arial Narrow" w:hAnsi="Arial Narrow"/>
            <w:lang w:val="en-AU"/>
          </w:rPr>
          <w:t>Terms of Appointment:</w:t>
        </w:r>
      </w:ins>
    </w:p>
    <w:p w14:paraId="3E19578C" w14:textId="5DD2B052" w:rsidR="00FC11D9" w:rsidRPr="00CD0AD3" w:rsidRDefault="00E27CF5" w:rsidP="00CD0AD3">
      <w:pPr>
        <w:jc w:val="both"/>
        <w:rPr>
          <w:rFonts w:ascii="Arial Narrow" w:hAnsi="Arial Narrow"/>
          <w:lang w:val="en-AU"/>
          <w:rPrChange w:id="349" w:author="Ore Toua" w:date="2026-04-30T10:48:00Z" w16du:dateUtc="2026-04-30T00:48:00Z">
            <w:rPr>
              <w:lang w:val="en-AU"/>
            </w:rPr>
          </w:rPrChange>
        </w:rPr>
      </w:pPr>
      <w:del w:id="350" w:author="Ore Toua" w:date="2026-04-30T12:12:00Z" w16du:dateUtc="2026-04-30T02:12:00Z">
        <w:r w:rsidRPr="00CD0AD3" w:rsidDel="00142C41">
          <w:rPr>
            <w:rFonts w:ascii="Arial Narrow" w:hAnsi="Arial Narrow"/>
            <w:lang w:val="en-AU"/>
            <w:rPrChange w:id="351" w:author="Ore Toua" w:date="2026-04-30T10:48:00Z" w16du:dateUtc="2026-04-30T00:48:00Z">
              <w:rPr>
                <w:lang w:val="en-AU"/>
              </w:rPr>
            </w:rPrChange>
          </w:rPr>
          <w:delText>The term of appointment will align with the mandate</w:delText>
        </w:r>
      </w:del>
      <w:ins w:id="352" w:author="Ore Toua" w:date="2026-04-30T12:12:00Z" w16du:dateUtc="2026-04-30T02:12:00Z">
        <w:r w:rsidR="00142C41">
          <w:rPr>
            <w:rFonts w:ascii="Arial Narrow" w:hAnsi="Arial Narrow"/>
            <w:lang w:val="en-AU"/>
          </w:rPr>
          <w:t>Members shall serve for the duration</w:t>
        </w:r>
      </w:ins>
      <w:r w:rsidRPr="00CD0AD3">
        <w:rPr>
          <w:rFonts w:ascii="Arial Narrow" w:hAnsi="Arial Narrow"/>
          <w:lang w:val="en-AU"/>
          <w:rPrChange w:id="353" w:author="Ore Toua" w:date="2026-04-30T10:48:00Z" w16du:dateUtc="2026-04-30T00:48:00Z">
            <w:rPr>
              <w:lang w:val="en-AU"/>
            </w:rPr>
          </w:rPrChange>
        </w:rPr>
        <w:t xml:space="preserve"> of the Working Group</w:t>
      </w:r>
      <w:ins w:id="354" w:author="Ore Toua" w:date="2026-04-30T12:12:00Z" w16du:dateUtc="2026-04-30T02:12:00Z">
        <w:r w:rsidR="00142C41">
          <w:rPr>
            <w:rFonts w:ascii="Arial Narrow" w:hAnsi="Arial Narrow"/>
            <w:lang w:val="en-AU"/>
          </w:rPr>
          <w:t>’s mandate un</w:t>
        </w:r>
      </w:ins>
      <w:ins w:id="355" w:author="Ore Toua" w:date="2026-04-30T12:13:00Z" w16du:dateUtc="2026-04-30T02:13:00Z">
        <w:r w:rsidR="00142C41">
          <w:rPr>
            <w:rFonts w:ascii="Arial Narrow" w:hAnsi="Arial Narrow"/>
            <w:lang w:val="en-AU"/>
          </w:rPr>
          <w:t xml:space="preserve">less otherwise determined by the </w:t>
        </w:r>
      </w:ins>
      <w:del w:id="356" w:author="Ore Toua" w:date="2026-04-30T12:12:00Z" w16du:dateUtc="2026-04-30T02:12:00Z">
        <w:r w:rsidRPr="00CD0AD3" w:rsidDel="00142C41">
          <w:rPr>
            <w:rFonts w:ascii="Arial Narrow" w:hAnsi="Arial Narrow"/>
            <w:lang w:val="en-AU"/>
            <w:rPrChange w:id="357" w:author="Ore Toua" w:date="2026-04-30T10:48:00Z" w16du:dateUtc="2026-04-30T00:48:00Z">
              <w:rPr>
                <w:lang w:val="en-AU"/>
              </w:rPr>
            </w:rPrChange>
          </w:rPr>
          <w:delText xml:space="preserve"> </w:delText>
        </w:r>
      </w:del>
      <w:del w:id="358" w:author="Ore Toua" w:date="2026-04-30T12:13:00Z" w16du:dateUtc="2026-04-30T02:13:00Z">
        <w:r w:rsidRPr="00CD0AD3" w:rsidDel="00142C41">
          <w:rPr>
            <w:rFonts w:ascii="Arial Narrow" w:hAnsi="Arial Narrow"/>
            <w:lang w:val="en-AU"/>
            <w:rPrChange w:id="359" w:author="Ore Toua" w:date="2026-04-30T10:48:00Z" w16du:dateUtc="2026-04-30T00:48:00Z">
              <w:rPr>
                <w:lang w:val="en-AU"/>
              </w:rPr>
            </w:rPrChange>
          </w:rPr>
          <w:delText xml:space="preserve">and may be extended upon </w:delText>
        </w:r>
      </w:del>
      <w:r w:rsidRPr="00CD0AD3">
        <w:rPr>
          <w:rFonts w:ascii="Arial Narrow" w:hAnsi="Arial Narrow"/>
          <w:lang w:val="en-AU"/>
          <w:rPrChange w:id="360" w:author="Ore Toua" w:date="2026-04-30T10:48:00Z" w16du:dateUtc="2026-04-30T00:48:00Z">
            <w:rPr>
              <w:lang w:val="en-AU"/>
            </w:rPr>
          </w:rPrChange>
        </w:rPr>
        <w:t>Boar</w:t>
      </w:r>
      <w:ins w:id="361" w:author="Ore Toua" w:date="2026-04-30T12:13:00Z" w16du:dateUtc="2026-04-30T02:13:00Z">
        <w:r w:rsidR="00142C41">
          <w:rPr>
            <w:rFonts w:ascii="Arial Narrow" w:hAnsi="Arial Narrow"/>
            <w:lang w:val="en-AU"/>
          </w:rPr>
          <w:t>.</w:t>
        </w:r>
      </w:ins>
      <w:del w:id="362" w:author="Ore Toua" w:date="2026-04-30T12:13:00Z" w16du:dateUtc="2026-04-30T02:13:00Z">
        <w:r w:rsidRPr="00CD0AD3" w:rsidDel="00142C41">
          <w:rPr>
            <w:rFonts w:ascii="Arial Narrow" w:hAnsi="Arial Narrow"/>
            <w:lang w:val="en-AU"/>
            <w:rPrChange w:id="363" w:author="Ore Toua" w:date="2026-04-30T10:48:00Z" w16du:dateUtc="2026-04-30T00:48:00Z">
              <w:rPr>
                <w:lang w:val="en-AU"/>
              </w:rPr>
            </w:rPrChange>
          </w:rPr>
          <w:delText>d approval</w:delText>
        </w:r>
      </w:del>
      <w:r w:rsidRPr="00CD0AD3">
        <w:rPr>
          <w:rFonts w:ascii="Arial Narrow" w:hAnsi="Arial Narrow"/>
          <w:lang w:val="en-AU"/>
          <w:rPrChange w:id="364" w:author="Ore Toua" w:date="2026-04-30T10:48:00Z" w16du:dateUtc="2026-04-30T00:48:00Z">
            <w:rPr>
              <w:lang w:val="en-AU"/>
            </w:rPr>
          </w:rPrChange>
        </w:rPr>
        <w:t>.</w:t>
      </w:r>
    </w:p>
    <w:p w14:paraId="6D405FF6" w14:textId="1874C0A2" w:rsidR="00FC11D9" w:rsidRDefault="00DB6CD1" w:rsidP="00CD0AD3">
      <w:pPr>
        <w:pStyle w:val="Heading2"/>
        <w:jc w:val="both"/>
        <w:rPr>
          <w:ins w:id="365" w:author="Ore Toua" w:date="2026-04-30T12:14:00Z" w16du:dateUtc="2026-04-30T02:14:00Z"/>
          <w:rFonts w:ascii="Arial Narrow" w:hAnsi="Arial Narrow"/>
          <w:lang w:val="en-AU"/>
        </w:rPr>
      </w:pPr>
      <w:ins w:id="366" w:author="Ore Toua" w:date="2026-04-30T12:14:00Z" w16du:dateUtc="2026-04-30T02:14:00Z">
        <w:r>
          <w:rPr>
            <w:rFonts w:ascii="Arial Narrow" w:hAnsi="Arial Narrow"/>
            <w:lang w:val="en-AU"/>
          </w:rPr>
          <w:t>7</w:t>
        </w:r>
      </w:ins>
      <w:del w:id="367" w:author="Ore Toua" w:date="2026-04-30T12:14:00Z" w16du:dateUtc="2026-04-30T02:14:00Z">
        <w:r w:rsidR="00E27CF5" w:rsidRPr="00CD0AD3" w:rsidDel="00DB6CD1">
          <w:rPr>
            <w:rFonts w:ascii="Arial Narrow" w:hAnsi="Arial Narrow"/>
            <w:lang w:val="en-AU"/>
            <w:rPrChange w:id="368" w:author="Ore Toua" w:date="2026-04-30T10:48:00Z" w16du:dateUtc="2026-04-30T00:48:00Z">
              <w:rPr>
                <w:lang w:val="en-AU"/>
              </w:rPr>
            </w:rPrChange>
          </w:rPr>
          <w:delText>6</w:delText>
        </w:r>
      </w:del>
      <w:r w:rsidR="00E27CF5" w:rsidRPr="00CD0AD3">
        <w:rPr>
          <w:rFonts w:ascii="Arial Narrow" w:hAnsi="Arial Narrow"/>
          <w:lang w:val="en-AU"/>
          <w:rPrChange w:id="369" w:author="Ore Toua" w:date="2026-04-30T10:48:00Z" w16du:dateUtc="2026-04-30T00:48:00Z">
            <w:rPr>
              <w:lang w:val="en-AU"/>
            </w:rPr>
          </w:rPrChange>
        </w:rPr>
        <w:t xml:space="preserve">. </w:t>
      </w:r>
      <w:del w:id="370" w:author="Ore Toua" w:date="2026-04-30T12:14:00Z" w16du:dateUtc="2026-04-30T02:14:00Z">
        <w:r w:rsidR="00E27CF5" w:rsidRPr="00CD0AD3" w:rsidDel="00DB6CD1">
          <w:rPr>
            <w:rFonts w:ascii="Arial Narrow" w:hAnsi="Arial Narrow"/>
            <w:lang w:val="en-AU"/>
            <w:rPrChange w:id="371" w:author="Ore Toua" w:date="2026-04-30T10:48:00Z" w16du:dateUtc="2026-04-30T00:48:00Z">
              <w:rPr>
                <w:lang w:val="en-AU"/>
              </w:rPr>
            </w:rPrChange>
          </w:rPr>
          <w:delText>Chair and Secretariat</w:delText>
        </w:r>
      </w:del>
      <w:ins w:id="372" w:author="Ore Toua" w:date="2026-04-30T12:14:00Z" w16du:dateUtc="2026-04-30T02:14:00Z">
        <w:r>
          <w:rPr>
            <w:rFonts w:ascii="Arial Narrow" w:hAnsi="Arial Narrow"/>
            <w:lang w:val="en-AU"/>
          </w:rPr>
          <w:t>Roles and Responsbilities</w:t>
        </w:r>
      </w:ins>
    </w:p>
    <w:p w14:paraId="136ABAD0" w14:textId="674FE3EC" w:rsidR="00DB6CD1" w:rsidRPr="00DB6CD1" w:rsidRDefault="00DB6CD1" w:rsidP="00DB6CD1">
      <w:pPr>
        <w:rPr>
          <w:rFonts w:ascii="Arial Narrow" w:hAnsi="Arial Narrow"/>
          <w:lang w:val="en-AU"/>
          <w:rPrChange w:id="373" w:author="Ore Toua" w:date="2026-04-30T12:14:00Z" w16du:dateUtc="2026-04-30T02:14:00Z">
            <w:rPr>
              <w:lang w:val="en-AU"/>
            </w:rPr>
          </w:rPrChange>
        </w:rPr>
        <w:pPrChange w:id="374" w:author="Ore Toua" w:date="2026-04-30T12:14:00Z" w16du:dateUtc="2026-04-30T02:14:00Z">
          <w:pPr>
            <w:pStyle w:val="Heading2"/>
            <w:jc w:val="both"/>
          </w:pPr>
        </w:pPrChange>
      </w:pPr>
      <w:ins w:id="375" w:author="Ore Toua" w:date="2026-04-30T12:14:00Z" w16du:dateUtc="2026-04-30T02:14:00Z">
        <w:r w:rsidRPr="00DB6CD1">
          <w:rPr>
            <w:rFonts w:ascii="Arial Narrow" w:hAnsi="Arial Narrow"/>
            <w:lang w:val="en-AU"/>
            <w:rPrChange w:id="376" w:author="Ore Toua" w:date="2026-04-30T12:14:00Z" w16du:dateUtc="2026-04-30T02:14:00Z">
              <w:rPr>
                <w:lang w:val="en-AU"/>
              </w:rPr>
            </w:rPrChange>
          </w:rPr>
          <w:t xml:space="preserve">Chairperson </w:t>
        </w:r>
      </w:ins>
    </w:p>
    <w:p w14:paraId="0E8B4FF7" w14:textId="77777777" w:rsidR="00DB6CD1" w:rsidRDefault="00DB6CD1" w:rsidP="00CD0AD3">
      <w:pPr>
        <w:pStyle w:val="ListParagraph"/>
        <w:numPr>
          <w:ilvl w:val="0"/>
          <w:numId w:val="10"/>
        </w:numPr>
        <w:jc w:val="both"/>
        <w:rPr>
          <w:ins w:id="377" w:author="Ore Toua" w:date="2026-04-30T12:15:00Z" w16du:dateUtc="2026-04-30T02:15:00Z"/>
          <w:rFonts w:ascii="Arial Narrow" w:hAnsi="Arial Narrow"/>
          <w:lang w:val="en-AU"/>
        </w:rPr>
      </w:pPr>
      <w:ins w:id="378" w:author="Ore Toua" w:date="2026-04-30T12:14:00Z" w16du:dateUtc="2026-04-30T02:14:00Z">
        <w:r>
          <w:rPr>
            <w:rFonts w:ascii="Arial Narrow" w:hAnsi="Arial Narrow"/>
            <w:lang w:val="en-AU"/>
          </w:rPr>
          <w:t>Provide leadership and strategic direction</w:t>
        </w:r>
      </w:ins>
    </w:p>
    <w:p w14:paraId="0A80454B" w14:textId="77777777" w:rsidR="00DB6CD1" w:rsidRDefault="00DB6CD1" w:rsidP="00CD0AD3">
      <w:pPr>
        <w:pStyle w:val="ListParagraph"/>
        <w:numPr>
          <w:ilvl w:val="0"/>
          <w:numId w:val="10"/>
        </w:numPr>
        <w:jc w:val="both"/>
        <w:rPr>
          <w:ins w:id="379" w:author="Ore Toua" w:date="2026-04-30T12:15:00Z" w16du:dateUtc="2026-04-30T02:15:00Z"/>
          <w:rFonts w:ascii="Arial Narrow" w:hAnsi="Arial Narrow"/>
          <w:lang w:val="en-AU"/>
        </w:rPr>
      </w:pPr>
      <w:ins w:id="380" w:author="Ore Toua" w:date="2026-04-30T12:15:00Z" w16du:dateUtc="2026-04-30T02:15:00Z">
        <w:r>
          <w:rPr>
            <w:rFonts w:ascii="Arial Narrow" w:hAnsi="Arial Narrow"/>
            <w:lang w:val="en-AU"/>
          </w:rPr>
          <w:t xml:space="preserve">Convene and chair meeings </w:t>
        </w:r>
      </w:ins>
    </w:p>
    <w:p w14:paraId="57F12709" w14:textId="3D61F6E8" w:rsidR="00255972" w:rsidRPr="00DB6CD1" w:rsidDel="00DB6CD1" w:rsidRDefault="00DB6CD1" w:rsidP="00DB6CD1">
      <w:pPr>
        <w:pStyle w:val="ListParagraph"/>
        <w:numPr>
          <w:ilvl w:val="0"/>
          <w:numId w:val="10"/>
        </w:numPr>
        <w:jc w:val="both"/>
        <w:rPr>
          <w:del w:id="381" w:author="Ore Toua" w:date="2026-04-30T12:15:00Z" w16du:dateUtc="2026-04-30T02:15:00Z"/>
          <w:rFonts w:ascii="Arial Narrow" w:hAnsi="Arial Narrow"/>
          <w:lang w:val="en-AU"/>
          <w:rPrChange w:id="382" w:author="Ore Toua" w:date="2026-04-30T12:14:00Z" w16du:dateUtc="2026-04-30T02:14:00Z">
            <w:rPr>
              <w:del w:id="383" w:author="Ore Toua" w:date="2026-04-30T12:15:00Z" w16du:dateUtc="2026-04-30T02:15:00Z"/>
              <w:lang w:val="en-AU"/>
            </w:rPr>
          </w:rPrChange>
        </w:rPr>
      </w:pPr>
      <w:ins w:id="384" w:author="Ore Toua" w:date="2026-04-30T12:15:00Z" w16du:dateUtc="2026-04-30T02:15:00Z">
        <w:r>
          <w:rPr>
            <w:rFonts w:ascii="Arial Narrow" w:hAnsi="Arial Narrow"/>
            <w:lang w:val="en-AU"/>
          </w:rPr>
          <w:t>Ensure timely delivery of outputs</w:t>
        </w:r>
      </w:ins>
      <w:del w:id="385" w:author="Ore Toua" w:date="2026-04-30T12:15:00Z" w16du:dateUtc="2026-04-30T02:15:00Z">
        <w:r w:rsidR="00E27CF5" w:rsidRPr="00DB6CD1" w:rsidDel="00DB6CD1">
          <w:rPr>
            <w:rFonts w:ascii="Arial Narrow" w:hAnsi="Arial Narrow"/>
            <w:lang w:val="en-AU"/>
            <w:rPrChange w:id="386" w:author="Ore Toua" w:date="2026-04-30T12:14:00Z" w16du:dateUtc="2026-04-30T02:14:00Z">
              <w:rPr>
                <w:lang w:val="en-AU"/>
              </w:rPr>
            </w:rPrChange>
          </w:rPr>
          <w:delText>The Chairperson is responsible for overseeing progress, convening meetings, and ensuring the timely delivery of outputs.</w:delText>
        </w:r>
      </w:del>
    </w:p>
    <w:p w14:paraId="59AE52DB" w14:textId="724A08A1" w:rsidR="00FC11D9" w:rsidRDefault="00E27CF5" w:rsidP="00DB6CD1">
      <w:pPr>
        <w:pStyle w:val="ListParagraph"/>
        <w:numPr>
          <w:ilvl w:val="0"/>
          <w:numId w:val="10"/>
        </w:numPr>
        <w:jc w:val="both"/>
        <w:rPr>
          <w:ins w:id="387" w:author="Ore Toua" w:date="2026-04-30T12:15:00Z" w16du:dateUtc="2026-04-30T02:15:00Z"/>
          <w:rFonts w:ascii="Arial Narrow" w:hAnsi="Arial Narrow"/>
          <w:lang w:val="en-AU"/>
        </w:rPr>
      </w:pPr>
      <w:del w:id="388" w:author="Ore Toua" w:date="2026-04-30T12:15:00Z" w16du:dateUtc="2026-04-30T02:15:00Z">
        <w:r w:rsidRPr="00DB6CD1" w:rsidDel="00DB6CD1">
          <w:rPr>
            <w:rFonts w:ascii="Arial Narrow" w:hAnsi="Arial Narrow"/>
            <w:lang w:val="en-AU"/>
            <w:rPrChange w:id="389" w:author="Ore Toua" w:date="2026-04-30T12:14:00Z" w16du:dateUtc="2026-04-30T02:14:00Z">
              <w:rPr>
                <w:lang w:val="en-AU"/>
              </w:rPr>
            </w:rPrChange>
          </w:rPr>
          <w:delText>The Registrar will act as Secretariat, responsible for maintaining records, meeting notes, and coordinating submissions to the Board and NMSA</w:delText>
        </w:r>
      </w:del>
      <w:r w:rsidRPr="00DB6CD1">
        <w:rPr>
          <w:rFonts w:ascii="Arial Narrow" w:hAnsi="Arial Narrow"/>
          <w:lang w:val="en-AU"/>
          <w:rPrChange w:id="390" w:author="Ore Toua" w:date="2026-04-30T12:14:00Z" w16du:dateUtc="2026-04-30T02:14:00Z">
            <w:rPr>
              <w:lang w:val="en-AU"/>
            </w:rPr>
          </w:rPrChange>
        </w:rPr>
        <w:t>.</w:t>
      </w:r>
    </w:p>
    <w:p w14:paraId="0E97783B" w14:textId="3D14587C" w:rsidR="00DB6CD1" w:rsidRPr="00DB6CD1" w:rsidRDefault="00DB6CD1" w:rsidP="00DB6CD1">
      <w:pPr>
        <w:rPr>
          <w:ins w:id="391" w:author="Ore Toua" w:date="2026-04-30T12:16:00Z" w16du:dateUtc="2026-04-30T02:16:00Z"/>
          <w:rFonts w:ascii="Arial Narrow" w:hAnsi="Arial Narrow"/>
          <w:lang w:val="en-AU"/>
          <w:rPrChange w:id="392" w:author="Ore Toua" w:date="2026-04-30T12:16:00Z" w16du:dateUtc="2026-04-30T02:16:00Z">
            <w:rPr>
              <w:ins w:id="393" w:author="Ore Toua" w:date="2026-04-30T12:16:00Z" w16du:dateUtc="2026-04-30T02:16:00Z"/>
              <w:lang w:val="en-AU"/>
            </w:rPr>
          </w:rPrChange>
        </w:rPr>
        <w:pPrChange w:id="394" w:author="Ore Toua" w:date="2026-04-30T12:16:00Z" w16du:dateUtc="2026-04-30T02:16:00Z">
          <w:pPr>
            <w:pStyle w:val="ListParagraph"/>
            <w:numPr>
              <w:numId w:val="10"/>
            </w:numPr>
            <w:ind w:hanging="360"/>
          </w:pPr>
        </w:pPrChange>
      </w:pPr>
      <w:ins w:id="395" w:author="Ore Toua" w:date="2026-04-30T12:16:00Z" w16du:dateUtc="2026-04-30T02:16:00Z">
        <w:r>
          <w:rPr>
            <w:rFonts w:ascii="Arial Narrow" w:hAnsi="Arial Narrow"/>
            <w:lang w:val="en-AU"/>
          </w:rPr>
          <w:t>Secretariat (Registrar)</w:t>
        </w:r>
      </w:ins>
    </w:p>
    <w:p w14:paraId="668A3621" w14:textId="0B50F7CE" w:rsidR="00DB6CD1" w:rsidRDefault="00DB6CD1" w:rsidP="00DB6CD1">
      <w:pPr>
        <w:pStyle w:val="ListParagraph"/>
        <w:numPr>
          <w:ilvl w:val="0"/>
          <w:numId w:val="17"/>
        </w:numPr>
        <w:jc w:val="both"/>
        <w:rPr>
          <w:ins w:id="396" w:author="Ore Toua" w:date="2026-04-30T12:16:00Z" w16du:dateUtc="2026-04-30T02:16:00Z"/>
          <w:rFonts w:ascii="Arial Narrow" w:hAnsi="Arial Narrow"/>
          <w:lang w:val="en-AU"/>
        </w:rPr>
      </w:pPr>
      <w:ins w:id="397" w:author="Ore Toua" w:date="2026-04-30T12:16:00Z" w16du:dateUtc="2026-04-30T02:16:00Z">
        <w:r>
          <w:rPr>
            <w:rFonts w:ascii="Arial Narrow" w:hAnsi="Arial Narrow"/>
            <w:lang w:val="en-AU"/>
          </w:rPr>
          <w:t xml:space="preserve">Coordinate meetings and logistics </w:t>
        </w:r>
      </w:ins>
    </w:p>
    <w:p w14:paraId="41C64B3F" w14:textId="158C6435" w:rsidR="00DB6CD1" w:rsidRDefault="00DB6CD1" w:rsidP="00DB6CD1">
      <w:pPr>
        <w:pStyle w:val="ListParagraph"/>
        <w:numPr>
          <w:ilvl w:val="0"/>
          <w:numId w:val="17"/>
        </w:numPr>
        <w:jc w:val="both"/>
        <w:rPr>
          <w:ins w:id="398" w:author="Ore Toua" w:date="2026-04-30T12:16:00Z" w16du:dateUtc="2026-04-30T02:16:00Z"/>
          <w:rFonts w:ascii="Arial Narrow" w:hAnsi="Arial Narrow"/>
          <w:lang w:val="en-AU"/>
        </w:rPr>
      </w:pPr>
      <w:ins w:id="399" w:author="Ore Toua" w:date="2026-04-30T12:16:00Z" w16du:dateUtc="2026-04-30T02:16:00Z">
        <w:r>
          <w:rPr>
            <w:rFonts w:ascii="Arial Narrow" w:hAnsi="Arial Narrow"/>
            <w:lang w:val="en-AU"/>
          </w:rPr>
          <w:t>Maintain records, minutes and documentation</w:t>
        </w:r>
      </w:ins>
    </w:p>
    <w:p w14:paraId="22F549C0" w14:textId="6AC031F8" w:rsidR="00DB6CD1" w:rsidRDefault="00DB6CD1" w:rsidP="00DB6CD1">
      <w:pPr>
        <w:pStyle w:val="ListParagraph"/>
        <w:numPr>
          <w:ilvl w:val="0"/>
          <w:numId w:val="17"/>
        </w:numPr>
        <w:jc w:val="both"/>
        <w:rPr>
          <w:ins w:id="400" w:author="Ore Toua" w:date="2026-04-30T12:17:00Z" w16du:dateUtc="2026-04-30T02:17:00Z"/>
          <w:rFonts w:ascii="Arial Narrow" w:hAnsi="Arial Narrow"/>
          <w:lang w:val="en-AU"/>
        </w:rPr>
      </w:pPr>
      <w:ins w:id="401" w:author="Ore Toua" w:date="2026-04-30T12:16:00Z" w16du:dateUtc="2026-04-30T02:16:00Z">
        <w:r>
          <w:rPr>
            <w:rFonts w:ascii="Arial Narrow" w:hAnsi="Arial Narrow"/>
            <w:lang w:val="en-AU"/>
          </w:rPr>
          <w:t>Fa</w:t>
        </w:r>
      </w:ins>
      <w:ins w:id="402" w:author="Ore Toua" w:date="2026-04-30T12:17:00Z" w16du:dateUtc="2026-04-30T02:17:00Z">
        <w:r>
          <w:rPr>
            <w:rFonts w:ascii="Arial Narrow" w:hAnsi="Arial Narrow"/>
            <w:lang w:val="en-AU"/>
          </w:rPr>
          <w:t>cilitate communication between stakeholders and the Board</w:t>
        </w:r>
      </w:ins>
    </w:p>
    <w:p w14:paraId="231A404C" w14:textId="531DEF25" w:rsidR="00DB6CD1" w:rsidRPr="008B19C1" w:rsidRDefault="00DB6CD1" w:rsidP="00DB6CD1">
      <w:pPr>
        <w:rPr>
          <w:ins w:id="403" w:author="Ore Toua" w:date="2026-04-30T12:17:00Z" w16du:dateUtc="2026-04-30T02:17:00Z"/>
          <w:rFonts w:ascii="Arial Narrow" w:hAnsi="Arial Narrow"/>
          <w:lang w:val="en-AU"/>
        </w:rPr>
      </w:pPr>
      <w:ins w:id="404" w:author="Ore Toua" w:date="2026-04-30T12:17:00Z" w16du:dateUtc="2026-04-30T02:17:00Z">
        <w:r>
          <w:rPr>
            <w:rFonts w:ascii="Arial Narrow" w:hAnsi="Arial Narrow"/>
            <w:lang w:val="en-AU"/>
          </w:rPr>
          <w:t>Members</w:t>
        </w:r>
      </w:ins>
    </w:p>
    <w:p w14:paraId="397DDCFD" w14:textId="0BCE0668" w:rsidR="00DB6CD1" w:rsidRDefault="00DB6CD1" w:rsidP="00DB6CD1">
      <w:pPr>
        <w:pStyle w:val="ListParagraph"/>
        <w:numPr>
          <w:ilvl w:val="0"/>
          <w:numId w:val="17"/>
        </w:numPr>
        <w:jc w:val="both"/>
        <w:rPr>
          <w:ins w:id="405" w:author="Ore Toua" w:date="2026-04-30T12:19:00Z" w16du:dateUtc="2026-04-30T02:19:00Z"/>
          <w:rFonts w:ascii="Arial Narrow" w:hAnsi="Arial Narrow"/>
          <w:lang w:val="en-AU"/>
        </w:rPr>
      </w:pPr>
      <w:ins w:id="406" w:author="Ore Toua" w:date="2026-04-30T12:17:00Z" w16du:dateUtc="2026-04-30T02:17:00Z">
        <w:r>
          <w:rPr>
            <w:rFonts w:ascii="Arial Narrow" w:hAnsi="Arial Narrow"/>
            <w:lang w:val="en-AU"/>
          </w:rPr>
          <w:lastRenderedPageBreak/>
          <w:t xml:space="preserve">Actively </w:t>
        </w:r>
      </w:ins>
      <w:ins w:id="407" w:author="Ore Toua" w:date="2026-04-30T12:18:00Z" w16du:dateUtc="2026-04-30T02:18:00Z">
        <w:r>
          <w:rPr>
            <w:rFonts w:ascii="Arial Narrow" w:hAnsi="Arial Narrow"/>
            <w:lang w:val="en-AU"/>
          </w:rPr>
          <w:t xml:space="preserve">participate </w:t>
        </w:r>
      </w:ins>
      <w:ins w:id="408" w:author="Ore Toua" w:date="2026-04-30T12:19:00Z" w16du:dateUtc="2026-04-30T02:19:00Z">
        <w:r>
          <w:rPr>
            <w:rFonts w:ascii="Arial Narrow" w:hAnsi="Arial Narrow"/>
            <w:lang w:val="en-AU"/>
          </w:rPr>
          <w:t xml:space="preserve">in discussions and drafting activities </w:t>
        </w:r>
      </w:ins>
    </w:p>
    <w:p w14:paraId="48390EC6" w14:textId="712A8356" w:rsidR="00DB6CD1" w:rsidRDefault="00DB6CD1" w:rsidP="00DB6CD1">
      <w:pPr>
        <w:pStyle w:val="ListParagraph"/>
        <w:numPr>
          <w:ilvl w:val="0"/>
          <w:numId w:val="17"/>
        </w:numPr>
        <w:jc w:val="both"/>
        <w:rPr>
          <w:ins w:id="409" w:author="Ore Toua" w:date="2026-04-30T12:19:00Z" w16du:dateUtc="2026-04-30T02:19:00Z"/>
          <w:rFonts w:ascii="Arial Narrow" w:hAnsi="Arial Narrow"/>
          <w:lang w:val="en-AU"/>
        </w:rPr>
      </w:pPr>
      <w:ins w:id="410" w:author="Ore Toua" w:date="2026-04-30T12:19:00Z" w16du:dateUtc="2026-04-30T02:19:00Z">
        <w:r>
          <w:rPr>
            <w:rFonts w:ascii="Arial Narrow" w:hAnsi="Arial Narrow"/>
            <w:lang w:val="en-AU"/>
          </w:rPr>
          <w:t xml:space="preserve">Provide technical and professional input </w:t>
        </w:r>
      </w:ins>
    </w:p>
    <w:p w14:paraId="7C265732" w14:textId="40D2C7EB" w:rsidR="00DB6CD1" w:rsidRDefault="00DB6CD1" w:rsidP="00DB6CD1">
      <w:pPr>
        <w:pStyle w:val="ListParagraph"/>
        <w:numPr>
          <w:ilvl w:val="0"/>
          <w:numId w:val="17"/>
        </w:numPr>
        <w:jc w:val="both"/>
        <w:rPr>
          <w:ins w:id="411" w:author="Ore Toua" w:date="2026-04-30T12:17:00Z" w16du:dateUtc="2026-04-30T02:17:00Z"/>
          <w:rFonts w:ascii="Arial Narrow" w:hAnsi="Arial Narrow"/>
          <w:lang w:val="en-AU"/>
        </w:rPr>
      </w:pPr>
      <w:ins w:id="412" w:author="Ore Toua" w:date="2026-04-30T12:19:00Z" w16du:dateUtc="2026-04-30T02:19:00Z">
        <w:r>
          <w:rPr>
            <w:rFonts w:ascii="Arial Narrow" w:hAnsi="Arial Narrow"/>
            <w:lang w:val="en-AU"/>
          </w:rPr>
          <w:t>Review and validate documents</w:t>
        </w:r>
      </w:ins>
    </w:p>
    <w:p w14:paraId="3024F47F" w14:textId="77777777" w:rsidR="00DB6CD1" w:rsidRPr="00DB6CD1" w:rsidRDefault="00DB6CD1" w:rsidP="00DB6CD1">
      <w:pPr>
        <w:pStyle w:val="ListParagraph"/>
        <w:jc w:val="both"/>
        <w:rPr>
          <w:rFonts w:ascii="Arial Narrow" w:hAnsi="Arial Narrow"/>
          <w:lang w:val="en-AU"/>
          <w:rPrChange w:id="413" w:author="Ore Toua" w:date="2026-04-30T12:16:00Z" w16du:dateUtc="2026-04-30T02:16:00Z">
            <w:rPr>
              <w:lang w:val="en-AU"/>
            </w:rPr>
          </w:rPrChange>
        </w:rPr>
        <w:pPrChange w:id="414" w:author="Ore Toua" w:date="2026-04-30T12:17:00Z" w16du:dateUtc="2026-04-30T02:17:00Z">
          <w:pPr>
            <w:pStyle w:val="ListParagraph"/>
            <w:numPr>
              <w:numId w:val="10"/>
            </w:numPr>
            <w:ind w:hanging="360"/>
            <w:jc w:val="both"/>
          </w:pPr>
        </w:pPrChange>
      </w:pPr>
    </w:p>
    <w:p w14:paraId="0FAD8A61" w14:textId="11B94289" w:rsidR="00FC11D9" w:rsidRPr="00CD0AD3" w:rsidRDefault="00DB6CD1" w:rsidP="00CD0AD3">
      <w:pPr>
        <w:pStyle w:val="Heading2"/>
        <w:jc w:val="both"/>
        <w:rPr>
          <w:rFonts w:ascii="Arial Narrow" w:hAnsi="Arial Narrow"/>
          <w:lang w:val="en-AU"/>
          <w:rPrChange w:id="415" w:author="Ore Toua" w:date="2026-04-30T10:48:00Z" w16du:dateUtc="2026-04-30T00:48:00Z">
            <w:rPr>
              <w:lang w:val="en-AU"/>
            </w:rPr>
          </w:rPrChange>
        </w:rPr>
      </w:pPr>
      <w:ins w:id="416" w:author="Ore Toua" w:date="2026-04-30T12:20:00Z" w16du:dateUtc="2026-04-30T02:20:00Z">
        <w:r>
          <w:rPr>
            <w:rFonts w:ascii="Arial Narrow" w:hAnsi="Arial Narrow"/>
            <w:lang w:val="en-AU"/>
          </w:rPr>
          <w:t>8</w:t>
        </w:r>
      </w:ins>
      <w:del w:id="417" w:author="Ore Toua" w:date="2026-04-30T12:20:00Z" w16du:dateUtc="2026-04-30T02:20:00Z">
        <w:r w:rsidR="00E27CF5" w:rsidRPr="00CD0AD3" w:rsidDel="00DB6CD1">
          <w:rPr>
            <w:rFonts w:ascii="Arial Narrow" w:hAnsi="Arial Narrow"/>
            <w:lang w:val="en-AU"/>
            <w:rPrChange w:id="418" w:author="Ore Toua" w:date="2026-04-30T10:48:00Z" w16du:dateUtc="2026-04-30T00:48:00Z">
              <w:rPr>
                <w:lang w:val="en-AU"/>
              </w:rPr>
            </w:rPrChange>
          </w:rPr>
          <w:delText>7</w:delText>
        </w:r>
      </w:del>
      <w:r w:rsidR="00E27CF5" w:rsidRPr="00CD0AD3">
        <w:rPr>
          <w:rFonts w:ascii="Arial Narrow" w:hAnsi="Arial Narrow"/>
          <w:lang w:val="en-AU"/>
          <w:rPrChange w:id="419" w:author="Ore Toua" w:date="2026-04-30T10:48:00Z" w16du:dateUtc="2026-04-30T00:48:00Z">
            <w:rPr>
              <w:lang w:val="en-AU"/>
            </w:rPr>
          </w:rPrChange>
        </w:rPr>
        <w:t>. Meetings and Working Arrangements</w:t>
      </w:r>
    </w:p>
    <w:p w14:paraId="55B628D1" w14:textId="7FCD52FD" w:rsidR="00255972" w:rsidRPr="00CD0AD3" w:rsidRDefault="00DB6CD1" w:rsidP="00CD0AD3">
      <w:pPr>
        <w:pStyle w:val="ListParagraph"/>
        <w:numPr>
          <w:ilvl w:val="0"/>
          <w:numId w:val="11"/>
        </w:numPr>
        <w:jc w:val="both"/>
        <w:rPr>
          <w:rFonts w:ascii="Arial Narrow" w:hAnsi="Arial Narrow"/>
          <w:lang w:val="en-AU"/>
          <w:rPrChange w:id="420" w:author="Ore Toua" w:date="2026-04-30T10:48:00Z" w16du:dateUtc="2026-04-30T00:48:00Z">
            <w:rPr>
              <w:lang w:val="en-AU"/>
            </w:rPr>
          </w:rPrChange>
        </w:rPr>
      </w:pPr>
      <w:ins w:id="421" w:author="Ore Toua" w:date="2026-04-30T12:20:00Z" w16du:dateUtc="2026-04-30T02:20:00Z">
        <w:r>
          <w:rPr>
            <w:rFonts w:ascii="Arial Narrow" w:hAnsi="Arial Narrow"/>
            <w:lang w:val="en-AU"/>
          </w:rPr>
          <w:t>Meetings shall be held</w:t>
        </w:r>
      </w:ins>
      <w:del w:id="422" w:author="Ore Toua" w:date="2026-04-30T12:20:00Z" w16du:dateUtc="2026-04-30T02:20:00Z">
        <w:r w:rsidR="00E27CF5" w:rsidRPr="00CD0AD3" w:rsidDel="00DB6CD1">
          <w:rPr>
            <w:rFonts w:ascii="Arial Narrow" w:hAnsi="Arial Narrow"/>
            <w:lang w:val="en-AU"/>
            <w:rPrChange w:id="423" w:author="Ore Toua" w:date="2026-04-30T10:48:00Z" w16du:dateUtc="2026-04-30T00:48:00Z">
              <w:rPr>
                <w:lang w:val="en-AU"/>
              </w:rPr>
            </w:rPrChange>
          </w:rPr>
          <w:delText>The Working Group will meet</w:delText>
        </w:r>
      </w:del>
      <w:r w:rsidR="00E27CF5" w:rsidRPr="00CD0AD3">
        <w:rPr>
          <w:rFonts w:ascii="Arial Narrow" w:hAnsi="Arial Narrow"/>
          <w:lang w:val="en-AU"/>
          <w:rPrChange w:id="424" w:author="Ore Toua" w:date="2026-04-30T10:48:00Z" w16du:dateUtc="2026-04-30T00:48:00Z">
            <w:rPr>
              <w:lang w:val="en-AU"/>
            </w:rPr>
          </w:rPrChange>
        </w:rPr>
        <w:t xml:space="preserve"> at least once every two </w:t>
      </w:r>
      <w:ins w:id="425" w:author="Ore Toua" w:date="2026-04-30T12:21:00Z" w16du:dateUtc="2026-04-30T02:21:00Z">
        <w:r>
          <w:rPr>
            <w:rFonts w:ascii="Arial Narrow" w:hAnsi="Arial Narrow"/>
            <w:lang w:val="en-AU"/>
          </w:rPr>
          <w:t xml:space="preserve">(2) </w:t>
        </w:r>
      </w:ins>
      <w:r w:rsidR="00E27CF5" w:rsidRPr="00CD0AD3">
        <w:rPr>
          <w:rFonts w:ascii="Arial Narrow" w:hAnsi="Arial Narrow"/>
          <w:lang w:val="en-AU"/>
          <w:rPrChange w:id="426" w:author="Ore Toua" w:date="2026-04-30T10:48:00Z" w16du:dateUtc="2026-04-30T00:48:00Z">
            <w:rPr>
              <w:lang w:val="en-AU"/>
            </w:rPr>
          </w:rPrChange>
        </w:rPr>
        <w:t>months, or as required</w:t>
      </w:r>
      <w:ins w:id="427" w:author="Ore Toua" w:date="2026-04-30T12:21:00Z" w16du:dateUtc="2026-04-30T02:21:00Z">
        <w:r>
          <w:rPr>
            <w:rFonts w:ascii="Arial Narrow" w:hAnsi="Arial Narrow"/>
            <w:lang w:val="en-AU"/>
          </w:rPr>
          <w:t>.</w:t>
        </w:r>
      </w:ins>
      <w:del w:id="428" w:author="Ore Toua" w:date="2026-04-30T12:21:00Z" w16du:dateUtc="2026-04-30T02:21:00Z">
        <w:r w:rsidR="00E27CF5" w:rsidRPr="00CD0AD3" w:rsidDel="00DB6CD1">
          <w:rPr>
            <w:rFonts w:ascii="Arial Narrow" w:hAnsi="Arial Narrow"/>
            <w:lang w:val="en-AU"/>
            <w:rPrChange w:id="429" w:author="Ore Toua" w:date="2026-04-30T10:48:00Z" w16du:dateUtc="2026-04-30T00:48:00Z">
              <w:rPr>
                <w:lang w:val="en-AU"/>
              </w:rPr>
            </w:rPrChange>
          </w:rPr>
          <w:delText xml:space="preserve"> to complete its mandate.</w:delText>
        </w:r>
      </w:del>
    </w:p>
    <w:p w14:paraId="4647F9ED" w14:textId="3A1ACA07" w:rsidR="00255972" w:rsidRPr="00CD0AD3" w:rsidRDefault="00E27CF5" w:rsidP="00CD0AD3">
      <w:pPr>
        <w:pStyle w:val="ListParagraph"/>
        <w:numPr>
          <w:ilvl w:val="0"/>
          <w:numId w:val="11"/>
        </w:numPr>
        <w:jc w:val="both"/>
        <w:rPr>
          <w:rFonts w:ascii="Arial Narrow" w:hAnsi="Arial Narrow"/>
          <w:lang w:val="en-AU"/>
          <w:rPrChange w:id="430" w:author="Ore Toua" w:date="2026-04-30T10:48:00Z" w16du:dateUtc="2026-04-30T00:48:00Z">
            <w:rPr>
              <w:lang w:val="en-AU"/>
            </w:rPr>
          </w:rPrChange>
        </w:rPr>
      </w:pPr>
      <w:r w:rsidRPr="00CD0AD3">
        <w:rPr>
          <w:rFonts w:ascii="Arial Narrow" w:hAnsi="Arial Narrow"/>
          <w:lang w:val="en-AU"/>
          <w:rPrChange w:id="431" w:author="Ore Toua" w:date="2026-04-30T10:48:00Z" w16du:dateUtc="2026-04-30T00:48:00Z">
            <w:rPr>
              <w:lang w:val="en-AU"/>
            </w:rPr>
          </w:rPrChange>
        </w:rPr>
        <w:t>Meetings</w:t>
      </w:r>
      <w:ins w:id="432" w:author="Ore Toua" w:date="2026-04-30T12:21:00Z" w16du:dateUtc="2026-04-30T02:21:00Z">
        <w:r w:rsidR="00DB6CD1">
          <w:rPr>
            <w:rFonts w:ascii="Arial Narrow" w:hAnsi="Arial Narrow"/>
            <w:lang w:val="en-AU"/>
          </w:rPr>
          <w:t xml:space="preserve"> shall be conducted</w:t>
        </w:r>
      </w:ins>
      <w:del w:id="433" w:author="Ore Toua" w:date="2026-04-30T12:21:00Z" w16du:dateUtc="2026-04-30T02:21:00Z">
        <w:r w:rsidRPr="00CD0AD3" w:rsidDel="00DB6CD1">
          <w:rPr>
            <w:rFonts w:ascii="Arial Narrow" w:hAnsi="Arial Narrow"/>
            <w:lang w:val="en-AU"/>
            <w:rPrChange w:id="434" w:author="Ore Toua" w:date="2026-04-30T10:48:00Z" w16du:dateUtc="2026-04-30T00:48:00Z">
              <w:rPr>
                <w:lang w:val="en-AU"/>
              </w:rPr>
            </w:rPrChange>
          </w:rPr>
          <w:delText xml:space="preserve"> may be held</w:delText>
        </w:r>
      </w:del>
      <w:r w:rsidRPr="00CD0AD3">
        <w:rPr>
          <w:rFonts w:ascii="Arial Narrow" w:hAnsi="Arial Narrow"/>
          <w:lang w:val="en-AU"/>
          <w:rPrChange w:id="435" w:author="Ore Toua" w:date="2026-04-30T10:48:00Z" w16du:dateUtc="2026-04-30T00:48:00Z">
            <w:rPr>
              <w:lang w:val="en-AU"/>
            </w:rPr>
          </w:rPrChange>
        </w:rPr>
        <w:t xml:space="preserve"> in-person or virtually.</w:t>
      </w:r>
    </w:p>
    <w:p w14:paraId="328E1D9A" w14:textId="34BA9A50" w:rsidR="00255972" w:rsidRPr="00CD0AD3" w:rsidRDefault="00E27CF5" w:rsidP="00CD0AD3">
      <w:pPr>
        <w:pStyle w:val="ListParagraph"/>
        <w:numPr>
          <w:ilvl w:val="0"/>
          <w:numId w:val="11"/>
        </w:numPr>
        <w:jc w:val="both"/>
        <w:rPr>
          <w:rFonts w:ascii="Arial Narrow" w:hAnsi="Arial Narrow"/>
          <w:lang w:val="en-AU"/>
          <w:rPrChange w:id="436" w:author="Ore Toua" w:date="2026-04-30T10:48:00Z" w16du:dateUtc="2026-04-30T00:48:00Z">
            <w:rPr>
              <w:lang w:val="en-AU"/>
            </w:rPr>
          </w:rPrChange>
        </w:rPr>
      </w:pPr>
      <w:r w:rsidRPr="00CD0AD3">
        <w:rPr>
          <w:rFonts w:ascii="Arial Narrow" w:hAnsi="Arial Narrow"/>
          <w:lang w:val="en-AU"/>
          <w:rPrChange w:id="437" w:author="Ore Toua" w:date="2026-04-30T10:48:00Z" w16du:dateUtc="2026-04-30T00:48:00Z">
            <w:rPr>
              <w:lang w:val="en-AU"/>
            </w:rPr>
          </w:rPrChange>
        </w:rPr>
        <w:t xml:space="preserve">Decisions will be made by consensus, </w:t>
      </w:r>
      <w:ins w:id="438" w:author="Ore Toua" w:date="2026-04-30T12:22:00Z" w16du:dateUtc="2026-04-30T02:22:00Z">
        <w:r w:rsidR="00DB6CD1">
          <w:rPr>
            <w:rFonts w:ascii="Arial Narrow" w:hAnsi="Arial Narrow"/>
            <w:lang w:val="en-AU"/>
          </w:rPr>
          <w:t xml:space="preserve">when consensus cannot be reached, a </w:t>
        </w:r>
      </w:ins>
      <w:del w:id="439" w:author="Ore Toua" w:date="2026-04-30T12:22:00Z" w16du:dateUtc="2026-04-30T02:22:00Z">
        <w:r w:rsidRPr="00CD0AD3" w:rsidDel="00DB6CD1">
          <w:rPr>
            <w:rFonts w:ascii="Arial Narrow" w:hAnsi="Arial Narrow"/>
            <w:lang w:val="en-AU"/>
            <w:rPrChange w:id="440" w:author="Ore Toua" w:date="2026-04-30T10:48:00Z" w16du:dateUtc="2026-04-30T00:48:00Z">
              <w:rPr>
                <w:lang w:val="en-AU"/>
              </w:rPr>
            </w:rPrChange>
          </w:rPr>
          <w:delText xml:space="preserve">failing which by a </w:delText>
        </w:r>
      </w:del>
      <w:r w:rsidRPr="00CD0AD3">
        <w:rPr>
          <w:rFonts w:ascii="Arial Narrow" w:hAnsi="Arial Narrow"/>
          <w:lang w:val="en-AU"/>
          <w:rPrChange w:id="441" w:author="Ore Toua" w:date="2026-04-30T10:48:00Z" w16du:dateUtc="2026-04-30T00:48:00Z">
            <w:rPr>
              <w:lang w:val="en-AU"/>
            </w:rPr>
          </w:rPrChange>
        </w:rPr>
        <w:t>simple majority vote</w:t>
      </w:r>
      <w:ins w:id="442" w:author="Ore Toua" w:date="2026-04-30T12:22:00Z" w16du:dateUtc="2026-04-30T02:22:00Z">
        <w:r w:rsidR="00DB6CD1">
          <w:rPr>
            <w:rFonts w:ascii="Arial Narrow" w:hAnsi="Arial Narrow"/>
            <w:lang w:val="en-AU"/>
          </w:rPr>
          <w:t xml:space="preserve"> will apply</w:t>
        </w:r>
      </w:ins>
      <w:r w:rsidRPr="00CD0AD3">
        <w:rPr>
          <w:rFonts w:ascii="Arial Narrow" w:hAnsi="Arial Narrow"/>
          <w:lang w:val="en-AU"/>
          <w:rPrChange w:id="443" w:author="Ore Toua" w:date="2026-04-30T10:48:00Z" w16du:dateUtc="2026-04-30T00:48:00Z">
            <w:rPr>
              <w:lang w:val="en-AU"/>
            </w:rPr>
          </w:rPrChange>
        </w:rPr>
        <w:t>.</w:t>
      </w:r>
    </w:p>
    <w:p w14:paraId="106FC19B" w14:textId="503B6AC7" w:rsidR="00255972" w:rsidRPr="00CD0AD3" w:rsidRDefault="00E27CF5" w:rsidP="00CD0AD3">
      <w:pPr>
        <w:pStyle w:val="ListParagraph"/>
        <w:numPr>
          <w:ilvl w:val="0"/>
          <w:numId w:val="11"/>
        </w:numPr>
        <w:jc w:val="both"/>
        <w:rPr>
          <w:rFonts w:ascii="Arial Narrow" w:hAnsi="Arial Narrow"/>
          <w:lang w:val="en-AU"/>
          <w:rPrChange w:id="444" w:author="Ore Toua" w:date="2026-04-30T10:48:00Z" w16du:dateUtc="2026-04-30T00:48:00Z">
            <w:rPr>
              <w:lang w:val="en-AU"/>
            </w:rPr>
          </w:rPrChange>
        </w:rPr>
      </w:pPr>
      <w:r w:rsidRPr="00CD0AD3">
        <w:rPr>
          <w:rFonts w:ascii="Arial Narrow" w:hAnsi="Arial Narrow"/>
          <w:lang w:val="en-AU"/>
          <w:rPrChange w:id="445" w:author="Ore Toua" w:date="2026-04-30T10:48:00Z" w16du:dateUtc="2026-04-30T00:48:00Z">
            <w:rPr>
              <w:lang w:val="en-AU"/>
            </w:rPr>
          </w:rPrChange>
        </w:rPr>
        <w:t>A quorum shall consist of</w:t>
      </w:r>
      <w:ins w:id="446" w:author="Ore Toua" w:date="2026-04-30T12:22:00Z" w16du:dateUtc="2026-04-30T02:22:00Z">
        <w:r w:rsidR="00DB6CD1">
          <w:rPr>
            <w:rFonts w:ascii="Arial Narrow" w:hAnsi="Arial Narrow"/>
            <w:lang w:val="en-AU"/>
          </w:rPr>
          <w:t xml:space="preserve"> at least</w:t>
        </w:r>
      </w:ins>
      <w:r w:rsidRPr="00CD0AD3">
        <w:rPr>
          <w:rFonts w:ascii="Arial Narrow" w:hAnsi="Arial Narrow"/>
          <w:lang w:val="en-AU"/>
          <w:rPrChange w:id="447" w:author="Ore Toua" w:date="2026-04-30T10:48:00Z" w16du:dateUtc="2026-04-30T00:48:00Z">
            <w:rPr>
              <w:lang w:val="en-AU"/>
            </w:rPr>
          </w:rPrChange>
        </w:rPr>
        <w:t xml:space="preserve"> four</w:t>
      </w:r>
      <w:ins w:id="448" w:author="Ore Toua" w:date="2026-04-30T12:22:00Z" w16du:dateUtc="2026-04-30T02:22:00Z">
        <w:r w:rsidR="00DB6CD1">
          <w:rPr>
            <w:rFonts w:ascii="Arial Narrow" w:hAnsi="Arial Narrow"/>
            <w:lang w:val="en-AU"/>
          </w:rPr>
          <w:t xml:space="preserve"> (4)</w:t>
        </w:r>
      </w:ins>
      <w:r w:rsidRPr="00CD0AD3">
        <w:rPr>
          <w:rFonts w:ascii="Arial Narrow" w:hAnsi="Arial Narrow"/>
          <w:lang w:val="en-AU"/>
          <w:rPrChange w:id="449" w:author="Ore Toua" w:date="2026-04-30T10:48:00Z" w16du:dateUtc="2026-04-30T00:48:00Z">
            <w:rPr>
              <w:lang w:val="en-AU"/>
            </w:rPr>
          </w:rPrChange>
        </w:rPr>
        <w:t xml:space="preserve"> members.</w:t>
      </w:r>
    </w:p>
    <w:p w14:paraId="0FA27785" w14:textId="4D4A4BD6" w:rsidR="00FC11D9" w:rsidRPr="00CD0AD3" w:rsidRDefault="00E27CF5" w:rsidP="00CD0AD3">
      <w:pPr>
        <w:pStyle w:val="ListParagraph"/>
        <w:numPr>
          <w:ilvl w:val="0"/>
          <w:numId w:val="11"/>
        </w:numPr>
        <w:jc w:val="both"/>
        <w:rPr>
          <w:rFonts w:ascii="Arial Narrow" w:hAnsi="Arial Narrow"/>
          <w:lang w:val="en-AU"/>
          <w:rPrChange w:id="450" w:author="Ore Toua" w:date="2026-04-30T10:48:00Z" w16du:dateUtc="2026-04-30T00:48:00Z">
            <w:rPr>
              <w:lang w:val="en-AU"/>
            </w:rPr>
          </w:rPrChange>
        </w:rPr>
      </w:pPr>
      <w:del w:id="451" w:author="Ore Toua" w:date="2026-04-30T12:23:00Z" w16du:dateUtc="2026-04-30T02:23:00Z">
        <w:r w:rsidRPr="00CD0AD3" w:rsidDel="00DB6CD1">
          <w:rPr>
            <w:rFonts w:ascii="Arial Narrow" w:hAnsi="Arial Narrow"/>
            <w:lang w:val="en-AU"/>
            <w:rPrChange w:id="452" w:author="Ore Toua" w:date="2026-04-30T10:48:00Z" w16du:dateUtc="2026-04-30T00:48:00Z">
              <w:rPr>
                <w:lang w:val="en-AU"/>
              </w:rPr>
            </w:rPrChange>
          </w:rPr>
          <w:delText>Meeting records and recommendations will be</w:delText>
        </w:r>
      </w:del>
      <w:ins w:id="453" w:author="Ore Toua" w:date="2026-04-30T12:23:00Z" w16du:dateUtc="2026-04-30T02:23:00Z">
        <w:r w:rsidR="00DB6CD1">
          <w:rPr>
            <w:rFonts w:ascii="Arial Narrow" w:hAnsi="Arial Narrow"/>
            <w:lang w:val="en-AU"/>
          </w:rPr>
          <w:t>All proceedings shall be</w:t>
        </w:r>
      </w:ins>
      <w:r w:rsidRPr="00CD0AD3">
        <w:rPr>
          <w:rFonts w:ascii="Arial Narrow" w:hAnsi="Arial Narrow"/>
          <w:lang w:val="en-AU"/>
          <w:rPrChange w:id="454" w:author="Ore Toua" w:date="2026-04-30T10:48:00Z" w16du:dateUtc="2026-04-30T00:48:00Z">
            <w:rPr>
              <w:lang w:val="en-AU"/>
            </w:rPr>
          </w:rPrChange>
        </w:rPr>
        <w:t xml:space="preserve"> </w:t>
      </w:r>
      <w:del w:id="455" w:author="Ore Toua" w:date="2026-04-30T12:23:00Z" w16du:dateUtc="2026-04-30T02:23:00Z">
        <w:r w:rsidRPr="00CD0AD3" w:rsidDel="00DB6CD1">
          <w:rPr>
            <w:rFonts w:ascii="Arial Narrow" w:hAnsi="Arial Narrow"/>
            <w:lang w:val="en-AU"/>
            <w:rPrChange w:id="456" w:author="Ore Toua" w:date="2026-04-30T10:48:00Z" w16du:dateUtc="2026-04-30T00:48:00Z">
              <w:rPr>
                <w:lang w:val="en-AU"/>
              </w:rPr>
            </w:rPrChange>
          </w:rPr>
          <w:delText xml:space="preserve">retained </w:delText>
        </w:r>
      </w:del>
      <w:ins w:id="457" w:author="Ore Toua" w:date="2026-04-30T12:23:00Z" w16du:dateUtc="2026-04-30T02:23:00Z">
        <w:r w:rsidR="00DB6CD1">
          <w:rPr>
            <w:rFonts w:ascii="Arial Narrow" w:hAnsi="Arial Narrow"/>
            <w:lang w:val="en-AU"/>
          </w:rPr>
          <w:t xml:space="preserve">maintained </w:t>
        </w:r>
      </w:ins>
      <w:r w:rsidRPr="00CD0AD3">
        <w:rPr>
          <w:rFonts w:ascii="Arial Narrow" w:hAnsi="Arial Narrow"/>
          <w:lang w:val="en-AU"/>
          <w:rPrChange w:id="458" w:author="Ore Toua" w:date="2026-04-30T10:48:00Z" w16du:dateUtc="2026-04-30T00:48:00Z">
            <w:rPr>
              <w:lang w:val="en-AU"/>
            </w:rPr>
          </w:rPrChange>
        </w:rPr>
        <w:t>by the Secretariat</w:t>
      </w:r>
      <w:ins w:id="459" w:author="Ore Toua" w:date="2026-04-30T12:23:00Z" w16du:dateUtc="2026-04-30T02:23:00Z">
        <w:r w:rsidR="00DB6CD1">
          <w:rPr>
            <w:rFonts w:ascii="Arial Narrow" w:hAnsi="Arial Narrow"/>
            <w:lang w:val="en-AU"/>
          </w:rPr>
          <w:t>.</w:t>
        </w:r>
      </w:ins>
      <w:del w:id="460" w:author="Ore Toua" w:date="2026-04-30T12:23:00Z" w16du:dateUtc="2026-04-30T02:23:00Z">
        <w:r w:rsidRPr="00CD0AD3" w:rsidDel="00DB6CD1">
          <w:rPr>
            <w:rFonts w:ascii="Arial Narrow" w:hAnsi="Arial Narrow"/>
            <w:lang w:val="en-AU"/>
            <w:rPrChange w:id="461" w:author="Ore Toua" w:date="2026-04-30T10:48:00Z" w16du:dateUtc="2026-04-30T00:48:00Z">
              <w:rPr>
                <w:lang w:val="en-AU"/>
              </w:rPr>
            </w:rPrChange>
          </w:rPr>
          <w:delText xml:space="preserve"> and form part of the official NCD SCRB records.</w:delText>
        </w:r>
      </w:del>
    </w:p>
    <w:p w14:paraId="66CFD958" w14:textId="10ABCFB9" w:rsidR="00FC11D9" w:rsidRPr="00CD0AD3" w:rsidRDefault="002C5684" w:rsidP="00CD0AD3">
      <w:pPr>
        <w:pStyle w:val="Heading2"/>
        <w:jc w:val="both"/>
        <w:rPr>
          <w:rFonts w:ascii="Arial Narrow" w:hAnsi="Arial Narrow"/>
          <w:lang w:val="en-AU"/>
          <w:rPrChange w:id="462" w:author="Ore Toua" w:date="2026-04-30T10:48:00Z" w16du:dateUtc="2026-04-30T00:48:00Z">
            <w:rPr>
              <w:lang w:val="en-AU"/>
            </w:rPr>
          </w:rPrChange>
        </w:rPr>
      </w:pPr>
      <w:ins w:id="463" w:author="Ore Toua" w:date="2026-04-30T12:32:00Z" w16du:dateUtc="2026-04-30T02:32:00Z">
        <w:r>
          <w:rPr>
            <w:rFonts w:ascii="Arial Narrow" w:hAnsi="Arial Narrow"/>
            <w:lang w:val="en-AU"/>
          </w:rPr>
          <w:t>9</w:t>
        </w:r>
      </w:ins>
      <w:del w:id="464" w:author="Ore Toua" w:date="2026-04-30T12:32:00Z" w16du:dateUtc="2026-04-30T02:32:00Z">
        <w:r w:rsidR="00E27CF5" w:rsidRPr="00CD0AD3" w:rsidDel="002C5684">
          <w:rPr>
            <w:rFonts w:ascii="Arial Narrow" w:hAnsi="Arial Narrow"/>
            <w:lang w:val="en-AU"/>
            <w:rPrChange w:id="465" w:author="Ore Toua" w:date="2026-04-30T10:48:00Z" w16du:dateUtc="2026-04-30T00:48:00Z">
              <w:rPr>
                <w:lang w:val="en-AU"/>
              </w:rPr>
            </w:rPrChange>
          </w:rPr>
          <w:delText>8</w:delText>
        </w:r>
      </w:del>
      <w:r w:rsidR="00E27CF5" w:rsidRPr="00CD0AD3">
        <w:rPr>
          <w:rFonts w:ascii="Arial Narrow" w:hAnsi="Arial Narrow"/>
          <w:lang w:val="en-AU"/>
          <w:rPrChange w:id="466" w:author="Ore Toua" w:date="2026-04-30T10:48:00Z" w16du:dateUtc="2026-04-30T00:48:00Z">
            <w:rPr>
              <w:lang w:val="en-AU"/>
            </w:rPr>
          </w:rPrChange>
        </w:rPr>
        <w:t xml:space="preserve">. Code of Conduct, </w:t>
      </w:r>
      <w:del w:id="467" w:author="Ore Toua" w:date="2026-04-30T12:27:00Z" w16du:dateUtc="2026-04-30T02:27:00Z">
        <w:r w:rsidR="00E27CF5" w:rsidRPr="00CD0AD3" w:rsidDel="00215224">
          <w:rPr>
            <w:rFonts w:ascii="Arial Narrow" w:hAnsi="Arial Narrow"/>
            <w:lang w:val="en-AU"/>
            <w:rPrChange w:id="468" w:author="Ore Toua" w:date="2026-04-30T10:48:00Z" w16du:dateUtc="2026-04-30T00:48:00Z">
              <w:rPr>
                <w:lang w:val="en-AU"/>
              </w:rPr>
            </w:rPrChange>
          </w:rPr>
          <w:delText>Conflict of Interest</w:delText>
        </w:r>
      </w:del>
      <w:ins w:id="469" w:author="Ore Toua" w:date="2026-04-30T12:27:00Z" w16du:dateUtc="2026-04-30T02:27:00Z">
        <w:r w:rsidR="00215224">
          <w:rPr>
            <w:rFonts w:ascii="Arial Narrow" w:hAnsi="Arial Narrow"/>
            <w:lang w:val="en-AU"/>
          </w:rPr>
          <w:t>E</w:t>
        </w:r>
      </w:ins>
      <w:ins w:id="470" w:author="Ore Toua" w:date="2026-04-30T12:28:00Z" w16du:dateUtc="2026-04-30T02:28:00Z">
        <w:r w:rsidR="00215224">
          <w:rPr>
            <w:rFonts w:ascii="Arial Narrow" w:hAnsi="Arial Narrow"/>
            <w:lang w:val="en-AU"/>
          </w:rPr>
          <w:t>thics</w:t>
        </w:r>
      </w:ins>
      <w:r w:rsidR="00E27CF5" w:rsidRPr="00CD0AD3">
        <w:rPr>
          <w:rFonts w:ascii="Arial Narrow" w:hAnsi="Arial Narrow"/>
          <w:lang w:val="en-AU"/>
          <w:rPrChange w:id="471" w:author="Ore Toua" w:date="2026-04-30T10:48:00Z" w16du:dateUtc="2026-04-30T00:48:00Z">
            <w:rPr>
              <w:lang w:val="en-AU"/>
            </w:rPr>
          </w:rPrChange>
        </w:rPr>
        <w:t>, and Confidentiality</w:t>
      </w:r>
    </w:p>
    <w:p w14:paraId="6BD7457F" w14:textId="3FA59BFD" w:rsidR="00D472E9" w:rsidRPr="00CD0AD3" w:rsidRDefault="00E27CF5" w:rsidP="00CD0AD3">
      <w:pPr>
        <w:jc w:val="both"/>
        <w:rPr>
          <w:rFonts w:ascii="Arial Narrow" w:hAnsi="Arial Narrow"/>
          <w:lang w:val="en-AU"/>
          <w:rPrChange w:id="472" w:author="Ore Toua" w:date="2026-04-30T10:48:00Z" w16du:dateUtc="2026-04-30T00:48:00Z">
            <w:rPr>
              <w:lang w:val="en-AU"/>
            </w:rPr>
          </w:rPrChange>
        </w:rPr>
      </w:pPr>
      <w:r w:rsidRPr="00CD0AD3">
        <w:rPr>
          <w:rFonts w:ascii="Arial Narrow" w:hAnsi="Arial Narrow"/>
          <w:lang w:val="en-AU"/>
          <w:rPrChange w:id="473" w:author="Ore Toua" w:date="2026-04-30T10:48:00Z" w16du:dateUtc="2026-04-30T00:48:00Z">
            <w:rPr>
              <w:lang w:val="en-AU"/>
            </w:rPr>
          </w:rPrChange>
        </w:rPr>
        <w:t xml:space="preserve">All members </w:t>
      </w:r>
      <w:ins w:id="474" w:author="Ore Toua" w:date="2026-04-30T12:24:00Z" w16du:dateUtc="2026-04-30T02:24:00Z">
        <w:r w:rsidR="00215224">
          <w:rPr>
            <w:rFonts w:ascii="Arial Narrow" w:hAnsi="Arial Narrow"/>
            <w:lang w:val="en-AU"/>
          </w:rPr>
          <w:t>are requ</w:t>
        </w:r>
      </w:ins>
      <w:ins w:id="475" w:author="Ore Toua" w:date="2026-04-30T12:26:00Z" w16du:dateUtc="2026-04-30T02:26:00Z">
        <w:r w:rsidR="00215224">
          <w:rPr>
            <w:rFonts w:ascii="Arial Narrow" w:hAnsi="Arial Narrow"/>
            <w:lang w:val="en-AU"/>
          </w:rPr>
          <w:t xml:space="preserve">ired to: </w:t>
        </w:r>
      </w:ins>
      <w:r w:rsidRPr="00CD0AD3">
        <w:rPr>
          <w:rFonts w:ascii="Arial Narrow" w:hAnsi="Arial Narrow"/>
          <w:lang w:val="en-AU"/>
          <w:rPrChange w:id="476" w:author="Ore Toua" w:date="2026-04-30T10:48:00Z" w16du:dateUtc="2026-04-30T00:48:00Z">
            <w:rPr>
              <w:lang w:val="en-AU"/>
            </w:rPr>
          </w:rPrChange>
        </w:rPr>
        <w:t>must:</w:t>
      </w:r>
    </w:p>
    <w:p w14:paraId="56B9975D" w14:textId="4071E126" w:rsidR="00255972" w:rsidRPr="00CD0AD3" w:rsidRDefault="00E27CF5" w:rsidP="00CD0AD3">
      <w:pPr>
        <w:pStyle w:val="ListParagraph"/>
        <w:numPr>
          <w:ilvl w:val="0"/>
          <w:numId w:val="12"/>
        </w:numPr>
        <w:jc w:val="both"/>
        <w:rPr>
          <w:rFonts w:ascii="Arial Narrow" w:hAnsi="Arial Narrow"/>
          <w:lang w:val="en-AU"/>
          <w:rPrChange w:id="477" w:author="Ore Toua" w:date="2026-04-30T10:48:00Z" w16du:dateUtc="2026-04-30T00:48:00Z">
            <w:rPr>
              <w:lang w:val="en-AU"/>
            </w:rPr>
          </w:rPrChange>
        </w:rPr>
      </w:pPr>
      <w:r w:rsidRPr="00CD0AD3">
        <w:rPr>
          <w:rFonts w:ascii="Arial Narrow" w:hAnsi="Arial Narrow"/>
          <w:lang w:val="en-AU"/>
          <w:rPrChange w:id="478" w:author="Ore Toua" w:date="2026-04-30T10:48:00Z" w16du:dateUtc="2026-04-30T00:48:00Z">
            <w:rPr>
              <w:lang w:val="en-AU"/>
            </w:rPr>
          </w:rPrChange>
        </w:rPr>
        <w:t>Act in good faith and in the best interests of the NCD SCRB.</w:t>
      </w:r>
    </w:p>
    <w:p w14:paraId="4D7B1E4A" w14:textId="114AFFD1" w:rsidR="00255972" w:rsidRPr="00215224" w:rsidRDefault="00215224" w:rsidP="00215224">
      <w:pPr>
        <w:ind w:left="360"/>
        <w:jc w:val="both"/>
        <w:rPr>
          <w:rFonts w:ascii="Arial Narrow" w:hAnsi="Arial Narrow"/>
          <w:lang w:val="en-AU"/>
          <w:rPrChange w:id="479" w:author="Ore Toua" w:date="2026-04-30T12:26:00Z" w16du:dateUtc="2026-04-30T02:26:00Z">
            <w:rPr>
              <w:lang w:val="en-AU"/>
            </w:rPr>
          </w:rPrChange>
        </w:rPr>
        <w:pPrChange w:id="480" w:author="Ore Toua" w:date="2026-04-30T12:26:00Z" w16du:dateUtc="2026-04-30T02:26:00Z">
          <w:pPr>
            <w:pStyle w:val="ListParagraph"/>
            <w:numPr>
              <w:numId w:val="12"/>
            </w:numPr>
            <w:ind w:hanging="360"/>
            <w:jc w:val="both"/>
          </w:pPr>
        </w:pPrChange>
      </w:pPr>
      <w:ins w:id="481" w:author="Ore Toua" w:date="2026-04-30T12:27:00Z" w16du:dateUtc="2026-04-30T02:27:00Z">
        <w:r>
          <w:rPr>
            <w:rFonts w:ascii="Arial Narrow" w:hAnsi="Arial Narrow"/>
            <w:lang w:val="en-AU"/>
          </w:rPr>
          <w:t xml:space="preserve">Declare any actual or </w:t>
        </w:r>
      </w:ins>
      <w:del w:id="482" w:author="Ore Toua" w:date="2026-04-30T12:27:00Z" w16du:dateUtc="2026-04-30T02:27:00Z">
        <w:r w:rsidR="00E27CF5" w:rsidRPr="00215224" w:rsidDel="00215224">
          <w:rPr>
            <w:rFonts w:ascii="Arial Narrow" w:hAnsi="Arial Narrow"/>
            <w:lang w:val="en-AU"/>
            <w:rPrChange w:id="483" w:author="Ore Toua" w:date="2026-04-30T12:26:00Z" w16du:dateUtc="2026-04-30T02:26:00Z">
              <w:rPr>
                <w:lang w:val="en-AU"/>
              </w:rPr>
            </w:rPrChange>
          </w:rPr>
          <w:delText xml:space="preserve">Disclose any </w:delText>
        </w:r>
      </w:del>
      <w:r w:rsidR="00E27CF5" w:rsidRPr="00215224">
        <w:rPr>
          <w:rFonts w:ascii="Arial Narrow" w:hAnsi="Arial Narrow"/>
          <w:lang w:val="en-AU"/>
          <w:rPrChange w:id="484" w:author="Ore Toua" w:date="2026-04-30T12:26:00Z" w16du:dateUtc="2026-04-30T02:26:00Z">
            <w:rPr>
              <w:lang w:val="en-AU"/>
            </w:rPr>
          </w:rPrChange>
        </w:rPr>
        <w:t>potential conflicts of interest.</w:t>
      </w:r>
    </w:p>
    <w:p w14:paraId="255E4FCA" w14:textId="7A8C3F29" w:rsidR="00255972" w:rsidRPr="00CD0AD3" w:rsidRDefault="00E27CF5" w:rsidP="00CD0AD3">
      <w:pPr>
        <w:pStyle w:val="ListParagraph"/>
        <w:numPr>
          <w:ilvl w:val="0"/>
          <w:numId w:val="12"/>
        </w:numPr>
        <w:jc w:val="both"/>
        <w:rPr>
          <w:rFonts w:ascii="Arial Narrow" w:hAnsi="Arial Narrow"/>
          <w:lang w:val="en-AU"/>
          <w:rPrChange w:id="485" w:author="Ore Toua" w:date="2026-04-30T10:48:00Z" w16du:dateUtc="2026-04-30T00:48:00Z">
            <w:rPr>
              <w:lang w:val="en-AU"/>
            </w:rPr>
          </w:rPrChange>
        </w:rPr>
      </w:pPr>
      <w:del w:id="486" w:author="Ore Toua" w:date="2026-04-30T12:29:00Z" w16du:dateUtc="2026-04-30T02:29:00Z">
        <w:r w:rsidRPr="00CD0AD3" w:rsidDel="00215224">
          <w:rPr>
            <w:rFonts w:ascii="Arial Narrow" w:hAnsi="Arial Narrow"/>
            <w:lang w:val="en-AU"/>
            <w:rPrChange w:id="487" w:author="Ore Toua" w:date="2026-04-30T10:48:00Z" w16du:dateUtc="2026-04-30T00:48:00Z">
              <w:rPr>
                <w:lang w:val="en-AU"/>
              </w:rPr>
            </w:rPrChange>
          </w:rPr>
          <w:delText>Treat all discussions, draft materials, and documents as confidential unless formally released by the Board</w:delText>
        </w:r>
      </w:del>
      <w:ins w:id="488" w:author="Ore Toua" w:date="2026-04-30T12:29:00Z" w16du:dateUtc="2026-04-30T02:29:00Z">
        <w:r w:rsidR="00215224">
          <w:rPr>
            <w:rFonts w:ascii="Arial Narrow" w:hAnsi="Arial Narrow"/>
            <w:lang w:val="en-AU"/>
          </w:rPr>
          <w:t>Maintain professionalism, integrity and impartiality</w:t>
        </w:r>
      </w:ins>
      <w:r w:rsidRPr="00CD0AD3">
        <w:rPr>
          <w:rFonts w:ascii="Arial Narrow" w:hAnsi="Arial Narrow"/>
          <w:lang w:val="en-AU"/>
          <w:rPrChange w:id="489" w:author="Ore Toua" w:date="2026-04-30T10:48:00Z" w16du:dateUtc="2026-04-30T00:48:00Z">
            <w:rPr>
              <w:lang w:val="en-AU"/>
            </w:rPr>
          </w:rPrChange>
        </w:rPr>
        <w:t>.</w:t>
      </w:r>
    </w:p>
    <w:p w14:paraId="37DF2758" w14:textId="746B3111" w:rsidR="00255972" w:rsidRPr="00CD0AD3" w:rsidRDefault="00215224" w:rsidP="00CD0AD3">
      <w:pPr>
        <w:pStyle w:val="ListParagraph"/>
        <w:numPr>
          <w:ilvl w:val="0"/>
          <w:numId w:val="12"/>
        </w:numPr>
        <w:jc w:val="both"/>
        <w:rPr>
          <w:rFonts w:ascii="Arial Narrow" w:hAnsi="Arial Narrow"/>
          <w:lang w:val="en-AU"/>
          <w:rPrChange w:id="490" w:author="Ore Toua" w:date="2026-04-30T10:48:00Z" w16du:dateUtc="2026-04-30T00:48:00Z">
            <w:rPr>
              <w:lang w:val="en-AU"/>
            </w:rPr>
          </w:rPrChange>
        </w:rPr>
      </w:pPr>
      <w:ins w:id="491" w:author="Ore Toua" w:date="2026-04-30T12:28:00Z" w16du:dateUtc="2026-04-30T02:28:00Z">
        <w:r>
          <w:rPr>
            <w:rFonts w:ascii="Arial Narrow" w:hAnsi="Arial Narrow"/>
            <w:lang w:val="en-AU"/>
          </w:rPr>
          <w:t>Maintain confidentiality of all Working Group materials and discussions</w:t>
        </w:r>
      </w:ins>
      <w:del w:id="492" w:author="Ore Toua" w:date="2026-04-30T12:29:00Z" w16du:dateUtc="2026-04-30T02:29:00Z">
        <w:r w:rsidR="00E27CF5" w:rsidRPr="00CD0AD3" w:rsidDel="00215224">
          <w:rPr>
            <w:rFonts w:ascii="Arial Narrow" w:hAnsi="Arial Narrow"/>
            <w:lang w:val="en-AU"/>
            <w:rPrChange w:id="493" w:author="Ore Toua" w:date="2026-04-30T10:48:00Z" w16du:dateUtc="2026-04-30T00:48:00Z">
              <w:rPr>
                <w:lang w:val="en-AU"/>
              </w:rPr>
            </w:rPrChange>
          </w:rPr>
          <w:delText>Uphold integrity, impartiality, and transparency in all proceedings</w:delText>
        </w:r>
      </w:del>
      <w:r w:rsidR="00E27CF5" w:rsidRPr="00CD0AD3">
        <w:rPr>
          <w:rFonts w:ascii="Arial Narrow" w:hAnsi="Arial Narrow"/>
          <w:lang w:val="en-AU"/>
          <w:rPrChange w:id="494" w:author="Ore Toua" w:date="2026-04-30T10:48:00Z" w16du:dateUtc="2026-04-30T00:48:00Z">
            <w:rPr>
              <w:lang w:val="en-AU"/>
            </w:rPr>
          </w:rPrChange>
        </w:rPr>
        <w:t>.</w:t>
      </w:r>
      <w:r w:rsidR="00E27CF5" w:rsidRPr="00CD0AD3">
        <w:rPr>
          <w:rFonts w:ascii="Arial Narrow" w:hAnsi="Arial Narrow"/>
          <w:lang w:val="en-AU"/>
          <w:rPrChange w:id="495" w:author="Ore Toua" w:date="2026-04-30T10:48:00Z" w16du:dateUtc="2026-04-30T00:48:00Z">
            <w:rPr>
              <w:lang w:val="en-AU"/>
            </w:rPr>
          </w:rPrChange>
        </w:rPr>
        <w:br/>
      </w:r>
    </w:p>
    <w:p w14:paraId="4ED1EF5E" w14:textId="10B3C20F" w:rsidR="00FC11D9" w:rsidRPr="00CD0AD3" w:rsidRDefault="00E27CF5" w:rsidP="00CD0AD3">
      <w:pPr>
        <w:jc w:val="both"/>
        <w:rPr>
          <w:rFonts w:ascii="Arial Narrow" w:hAnsi="Arial Narrow"/>
          <w:lang w:val="en-AU"/>
          <w:rPrChange w:id="496" w:author="Ore Toua" w:date="2026-04-30T10:48:00Z" w16du:dateUtc="2026-04-30T00:48:00Z">
            <w:rPr>
              <w:lang w:val="en-AU"/>
            </w:rPr>
          </w:rPrChange>
        </w:rPr>
      </w:pPr>
      <w:r w:rsidRPr="00CD0AD3">
        <w:rPr>
          <w:rFonts w:ascii="Arial Narrow" w:hAnsi="Arial Narrow"/>
          <w:lang w:val="en-AU"/>
          <w:rPrChange w:id="497" w:author="Ore Toua" w:date="2026-04-30T10:48:00Z" w16du:dateUtc="2026-04-30T00:48:00Z">
            <w:rPr>
              <w:lang w:val="en-AU"/>
            </w:rPr>
          </w:rPrChange>
        </w:rPr>
        <w:t xml:space="preserve">Members may be </w:t>
      </w:r>
      <w:del w:id="498" w:author="Ore Toua" w:date="2026-04-30T12:30:00Z" w16du:dateUtc="2026-04-30T02:30:00Z">
        <w:r w:rsidRPr="00CD0AD3" w:rsidDel="00215224">
          <w:rPr>
            <w:rFonts w:ascii="Arial Narrow" w:hAnsi="Arial Narrow"/>
            <w:lang w:val="en-AU"/>
            <w:rPrChange w:id="499" w:author="Ore Toua" w:date="2026-04-30T10:48:00Z" w16du:dateUtc="2026-04-30T00:48:00Z">
              <w:rPr>
                <w:lang w:val="en-AU"/>
              </w:rPr>
            </w:rPrChange>
          </w:rPr>
          <w:delText xml:space="preserve">asked </w:delText>
        </w:r>
      </w:del>
      <w:ins w:id="500" w:author="Ore Toua" w:date="2026-04-30T12:30:00Z" w16du:dateUtc="2026-04-30T02:30:00Z">
        <w:r w:rsidR="00215224">
          <w:rPr>
            <w:rFonts w:ascii="Arial Narrow" w:hAnsi="Arial Narrow"/>
            <w:lang w:val="en-AU"/>
          </w:rPr>
          <w:t>required</w:t>
        </w:r>
        <w:r w:rsidR="00215224" w:rsidRPr="00CD0AD3">
          <w:rPr>
            <w:rFonts w:ascii="Arial Narrow" w:hAnsi="Arial Narrow"/>
            <w:lang w:val="en-AU"/>
            <w:rPrChange w:id="501" w:author="Ore Toua" w:date="2026-04-30T10:48:00Z" w16du:dateUtc="2026-04-30T00:48:00Z">
              <w:rPr>
                <w:lang w:val="en-AU"/>
              </w:rPr>
            </w:rPrChange>
          </w:rPr>
          <w:t xml:space="preserve"> </w:t>
        </w:r>
      </w:ins>
      <w:r w:rsidRPr="00CD0AD3">
        <w:rPr>
          <w:rFonts w:ascii="Arial Narrow" w:hAnsi="Arial Narrow"/>
          <w:lang w:val="en-AU"/>
          <w:rPrChange w:id="502" w:author="Ore Toua" w:date="2026-04-30T10:48:00Z" w16du:dateUtc="2026-04-30T00:48:00Z">
            <w:rPr>
              <w:lang w:val="en-AU"/>
            </w:rPr>
          </w:rPrChange>
        </w:rPr>
        <w:t>to sign a Conflict of Interest and Confidentiality Declaration</w:t>
      </w:r>
      <w:ins w:id="503" w:author="Ore Toua" w:date="2026-04-30T12:30:00Z" w16du:dateUtc="2026-04-30T02:30:00Z">
        <w:r w:rsidR="00215224">
          <w:rPr>
            <w:rFonts w:ascii="Arial Narrow" w:hAnsi="Arial Narrow"/>
            <w:lang w:val="en-AU"/>
          </w:rPr>
          <w:t>.</w:t>
        </w:r>
      </w:ins>
      <w:r w:rsidRPr="00CD0AD3">
        <w:rPr>
          <w:rFonts w:ascii="Arial Narrow" w:hAnsi="Arial Narrow"/>
          <w:lang w:val="en-AU"/>
          <w:rPrChange w:id="504" w:author="Ore Toua" w:date="2026-04-30T10:48:00Z" w16du:dateUtc="2026-04-30T00:48:00Z">
            <w:rPr>
              <w:lang w:val="en-AU"/>
            </w:rPr>
          </w:rPrChange>
        </w:rPr>
        <w:t xml:space="preserve"> </w:t>
      </w:r>
      <w:del w:id="505" w:author="Ore Toua" w:date="2026-04-30T12:30:00Z" w16du:dateUtc="2026-04-30T02:30:00Z">
        <w:r w:rsidRPr="00CD0AD3" w:rsidDel="00215224">
          <w:rPr>
            <w:rFonts w:ascii="Arial Narrow" w:hAnsi="Arial Narrow"/>
            <w:lang w:val="en-AU"/>
            <w:rPrChange w:id="506" w:author="Ore Toua" w:date="2026-04-30T10:48:00Z" w16du:dateUtc="2026-04-30T00:48:00Z">
              <w:rPr>
                <w:lang w:val="en-AU"/>
              </w:rPr>
            </w:rPrChange>
          </w:rPr>
          <w:delText>upon appointment.</w:delText>
        </w:r>
      </w:del>
    </w:p>
    <w:p w14:paraId="66D8C04A" w14:textId="0F20AB0F" w:rsidR="00FC11D9" w:rsidRPr="00CD0AD3" w:rsidRDefault="002C5684" w:rsidP="00CD0AD3">
      <w:pPr>
        <w:pStyle w:val="Heading2"/>
        <w:jc w:val="both"/>
        <w:rPr>
          <w:rFonts w:ascii="Arial Narrow" w:hAnsi="Arial Narrow"/>
          <w:lang w:val="en-AU"/>
          <w:rPrChange w:id="507" w:author="Ore Toua" w:date="2026-04-30T10:48:00Z" w16du:dateUtc="2026-04-30T00:48:00Z">
            <w:rPr>
              <w:lang w:val="en-AU"/>
            </w:rPr>
          </w:rPrChange>
        </w:rPr>
      </w:pPr>
      <w:ins w:id="508" w:author="Ore Toua" w:date="2026-04-30T12:32:00Z" w16du:dateUtc="2026-04-30T02:32:00Z">
        <w:r>
          <w:rPr>
            <w:rFonts w:ascii="Arial Narrow" w:hAnsi="Arial Narrow"/>
            <w:lang w:val="en-AU"/>
          </w:rPr>
          <w:t>10</w:t>
        </w:r>
      </w:ins>
      <w:del w:id="509" w:author="Ore Toua" w:date="2026-04-30T12:32:00Z" w16du:dateUtc="2026-04-30T02:32:00Z">
        <w:r w:rsidR="00E27CF5" w:rsidRPr="00CD0AD3" w:rsidDel="002C5684">
          <w:rPr>
            <w:rFonts w:ascii="Arial Narrow" w:hAnsi="Arial Narrow"/>
            <w:lang w:val="en-AU"/>
            <w:rPrChange w:id="510" w:author="Ore Toua" w:date="2026-04-30T10:48:00Z" w16du:dateUtc="2026-04-30T00:48:00Z">
              <w:rPr>
                <w:lang w:val="en-AU"/>
              </w:rPr>
            </w:rPrChange>
          </w:rPr>
          <w:delText>9</w:delText>
        </w:r>
      </w:del>
      <w:r w:rsidR="00E27CF5" w:rsidRPr="00CD0AD3">
        <w:rPr>
          <w:rFonts w:ascii="Arial Narrow" w:hAnsi="Arial Narrow"/>
          <w:lang w:val="en-AU"/>
          <w:rPrChange w:id="511" w:author="Ore Toua" w:date="2026-04-30T10:48:00Z" w16du:dateUtc="2026-04-30T00:48:00Z">
            <w:rPr>
              <w:lang w:val="en-AU"/>
            </w:rPr>
          </w:rPrChange>
        </w:rPr>
        <w:t xml:space="preserve">. Budget and </w:t>
      </w:r>
      <w:del w:id="512" w:author="Ore Toua" w:date="2026-04-30T12:30:00Z" w16du:dateUtc="2026-04-30T02:30:00Z">
        <w:r w:rsidR="00E27CF5" w:rsidRPr="00CD0AD3" w:rsidDel="00215224">
          <w:rPr>
            <w:rFonts w:ascii="Arial Narrow" w:hAnsi="Arial Narrow"/>
            <w:lang w:val="en-AU"/>
            <w:rPrChange w:id="513" w:author="Ore Toua" w:date="2026-04-30T10:48:00Z" w16du:dateUtc="2026-04-30T00:48:00Z">
              <w:rPr>
                <w:lang w:val="en-AU"/>
              </w:rPr>
            </w:rPrChange>
          </w:rPr>
          <w:delText>Administrative Support</w:delText>
        </w:r>
      </w:del>
      <w:ins w:id="514" w:author="Ore Toua" w:date="2026-04-30T12:30:00Z" w16du:dateUtc="2026-04-30T02:30:00Z">
        <w:r w:rsidR="00215224">
          <w:rPr>
            <w:rFonts w:ascii="Arial Narrow" w:hAnsi="Arial Narrow"/>
            <w:lang w:val="en-AU"/>
          </w:rPr>
          <w:t>Resources</w:t>
        </w:r>
      </w:ins>
    </w:p>
    <w:p w14:paraId="32741946" w14:textId="77777777" w:rsidR="00215224" w:rsidRDefault="00E27CF5" w:rsidP="00CD0AD3">
      <w:pPr>
        <w:jc w:val="both"/>
        <w:rPr>
          <w:ins w:id="515" w:author="Ore Toua" w:date="2026-04-30T12:30:00Z" w16du:dateUtc="2026-04-30T02:30:00Z"/>
          <w:rFonts w:ascii="Arial Narrow" w:hAnsi="Arial Narrow"/>
          <w:lang w:val="en-AU"/>
        </w:rPr>
      </w:pPr>
      <w:r w:rsidRPr="00CD0AD3">
        <w:rPr>
          <w:rFonts w:ascii="Arial Narrow" w:hAnsi="Arial Narrow"/>
          <w:lang w:val="en-AU"/>
          <w:rPrChange w:id="516" w:author="Ore Toua" w:date="2026-04-30T10:48:00Z" w16du:dateUtc="2026-04-30T00:48:00Z">
            <w:rPr>
              <w:lang w:val="en-AU"/>
            </w:rPr>
          </w:rPrChange>
        </w:rPr>
        <w:t xml:space="preserve">Administrative and logistical support will be provided by the NCD SCRB Secretariat. </w:t>
      </w:r>
    </w:p>
    <w:p w14:paraId="22629ED0" w14:textId="77777777" w:rsidR="00215224" w:rsidRDefault="00E27CF5" w:rsidP="00CD0AD3">
      <w:pPr>
        <w:jc w:val="both"/>
        <w:rPr>
          <w:ins w:id="517" w:author="Ore Toua" w:date="2026-04-30T12:31:00Z" w16du:dateUtc="2026-04-30T02:31:00Z"/>
          <w:rFonts w:ascii="Arial Narrow" w:hAnsi="Arial Narrow"/>
          <w:lang w:val="en-AU"/>
        </w:rPr>
      </w:pPr>
      <w:r w:rsidRPr="00CD0AD3">
        <w:rPr>
          <w:rFonts w:ascii="Arial Narrow" w:hAnsi="Arial Narrow"/>
          <w:lang w:val="en-AU"/>
          <w:rPrChange w:id="518" w:author="Ore Toua" w:date="2026-04-30T10:48:00Z" w16du:dateUtc="2026-04-30T00:48:00Z">
            <w:rPr>
              <w:lang w:val="en-AU"/>
            </w:rPr>
          </w:rPrChange>
        </w:rPr>
        <w:t xml:space="preserve">Any </w:t>
      </w:r>
      <w:del w:id="519" w:author="Ore Toua" w:date="2026-04-30T12:31:00Z" w16du:dateUtc="2026-04-30T02:31:00Z">
        <w:r w:rsidRPr="00CD0AD3" w:rsidDel="00215224">
          <w:rPr>
            <w:rFonts w:ascii="Arial Narrow" w:hAnsi="Arial Narrow"/>
            <w:lang w:val="en-AU"/>
            <w:rPrChange w:id="520" w:author="Ore Toua" w:date="2026-04-30T10:48:00Z" w16du:dateUtc="2026-04-30T00:48:00Z">
              <w:rPr>
                <w:lang w:val="en-AU"/>
              </w:rPr>
            </w:rPrChange>
          </w:rPr>
          <w:delText xml:space="preserve">budgetary </w:delText>
        </w:r>
      </w:del>
      <w:ins w:id="521" w:author="Ore Toua" w:date="2026-04-30T12:31:00Z" w16du:dateUtc="2026-04-30T02:31:00Z">
        <w:r w:rsidR="00215224">
          <w:rPr>
            <w:rFonts w:ascii="Arial Narrow" w:hAnsi="Arial Narrow"/>
            <w:lang w:val="en-AU"/>
          </w:rPr>
          <w:t>financial</w:t>
        </w:r>
        <w:r w:rsidR="00215224" w:rsidRPr="00CD0AD3">
          <w:rPr>
            <w:rFonts w:ascii="Arial Narrow" w:hAnsi="Arial Narrow"/>
            <w:lang w:val="en-AU"/>
            <w:rPrChange w:id="522" w:author="Ore Toua" w:date="2026-04-30T10:48:00Z" w16du:dateUtc="2026-04-30T00:48:00Z">
              <w:rPr>
                <w:lang w:val="en-AU"/>
              </w:rPr>
            </w:rPrChange>
          </w:rPr>
          <w:t xml:space="preserve"> </w:t>
        </w:r>
      </w:ins>
      <w:r w:rsidRPr="00CD0AD3">
        <w:rPr>
          <w:rFonts w:ascii="Arial Narrow" w:hAnsi="Arial Narrow"/>
          <w:lang w:val="en-AU"/>
          <w:rPrChange w:id="523" w:author="Ore Toua" w:date="2026-04-30T10:48:00Z" w16du:dateUtc="2026-04-30T00:48:00Z">
            <w:rPr>
              <w:lang w:val="en-AU"/>
            </w:rPr>
          </w:rPrChange>
        </w:rPr>
        <w:t>requirements (e.g., consultations, legal review</w:t>
      </w:r>
      <w:ins w:id="524" w:author="Ore Toua" w:date="2026-04-30T12:31:00Z" w16du:dateUtc="2026-04-30T02:31:00Z">
        <w:r w:rsidR="00215224">
          <w:rPr>
            <w:rFonts w:ascii="Arial Narrow" w:hAnsi="Arial Narrow"/>
            <w:lang w:val="en-AU"/>
          </w:rPr>
          <w:t>s, workshops</w:t>
        </w:r>
      </w:ins>
      <w:r w:rsidRPr="00CD0AD3">
        <w:rPr>
          <w:rFonts w:ascii="Arial Narrow" w:hAnsi="Arial Narrow"/>
          <w:lang w:val="en-AU"/>
          <w:rPrChange w:id="525" w:author="Ore Toua" w:date="2026-04-30T10:48:00Z" w16du:dateUtc="2026-04-30T00:48:00Z">
            <w:rPr>
              <w:lang w:val="en-AU"/>
            </w:rPr>
          </w:rPrChange>
        </w:rPr>
        <w:t xml:space="preserve">) </w:t>
      </w:r>
      <w:ins w:id="526" w:author="Ore Toua" w:date="2026-04-30T12:31:00Z" w16du:dateUtc="2026-04-30T02:31:00Z">
        <w:r w:rsidR="00215224">
          <w:rPr>
            <w:rFonts w:ascii="Arial Narrow" w:hAnsi="Arial Narrow"/>
            <w:lang w:val="en-AU"/>
          </w:rPr>
          <w:t xml:space="preserve">must </w:t>
        </w:r>
      </w:ins>
      <w:del w:id="527" w:author="Ore Toua" w:date="2026-04-30T12:31:00Z" w16du:dateUtc="2026-04-30T02:31:00Z">
        <w:r w:rsidRPr="00CD0AD3" w:rsidDel="00215224">
          <w:rPr>
            <w:rFonts w:ascii="Arial Narrow" w:hAnsi="Arial Narrow"/>
            <w:lang w:val="en-AU"/>
            <w:rPrChange w:id="528" w:author="Ore Toua" w:date="2026-04-30T10:48:00Z" w16du:dateUtc="2026-04-30T00:48:00Z">
              <w:rPr>
                <w:lang w:val="en-AU"/>
              </w:rPr>
            </w:rPrChange>
          </w:rPr>
          <w:delText>wil</w:delText>
        </w:r>
      </w:del>
      <w:r w:rsidRPr="00CD0AD3">
        <w:rPr>
          <w:rFonts w:ascii="Arial Narrow" w:hAnsi="Arial Narrow"/>
          <w:lang w:val="en-AU"/>
          <w:rPrChange w:id="529" w:author="Ore Toua" w:date="2026-04-30T10:48:00Z" w16du:dateUtc="2026-04-30T00:48:00Z">
            <w:rPr>
              <w:lang w:val="en-AU"/>
            </w:rPr>
          </w:rPrChange>
        </w:rPr>
        <w:t>l be</w:t>
      </w:r>
      <w:ins w:id="530" w:author="Ore Toua" w:date="2026-04-30T12:31:00Z" w16du:dateUtc="2026-04-30T02:31:00Z">
        <w:r w:rsidR="00215224">
          <w:rPr>
            <w:rFonts w:ascii="Arial Narrow" w:hAnsi="Arial Narrow"/>
            <w:lang w:val="en-AU"/>
          </w:rPr>
          <w:t>:</w:t>
        </w:r>
      </w:ins>
      <w:del w:id="531" w:author="Ore Toua" w:date="2026-04-30T12:31:00Z" w16du:dateUtc="2026-04-30T02:31:00Z">
        <w:r w:rsidRPr="00CD0AD3" w:rsidDel="00215224">
          <w:rPr>
            <w:rFonts w:ascii="Arial Narrow" w:hAnsi="Arial Narrow"/>
            <w:lang w:val="en-AU"/>
            <w:rPrChange w:id="532" w:author="Ore Toua" w:date="2026-04-30T10:48:00Z" w16du:dateUtc="2026-04-30T00:48:00Z">
              <w:rPr>
                <w:lang w:val="en-AU"/>
              </w:rPr>
            </w:rPrChange>
          </w:rPr>
          <w:delText xml:space="preserve"> submitted for Board approval prior to expenditure</w:delText>
        </w:r>
      </w:del>
    </w:p>
    <w:p w14:paraId="0BC918DA" w14:textId="77777777" w:rsidR="00215224" w:rsidRDefault="00215224" w:rsidP="00215224">
      <w:pPr>
        <w:pStyle w:val="ListParagraph"/>
        <w:numPr>
          <w:ilvl w:val="0"/>
          <w:numId w:val="18"/>
        </w:numPr>
        <w:jc w:val="both"/>
        <w:rPr>
          <w:ins w:id="533" w:author="Ore Toua" w:date="2026-04-30T12:32:00Z" w16du:dateUtc="2026-04-30T02:32:00Z"/>
          <w:rFonts w:ascii="Arial Narrow" w:hAnsi="Arial Narrow"/>
          <w:lang w:val="en-AU"/>
        </w:rPr>
      </w:pPr>
      <w:ins w:id="534" w:author="Ore Toua" w:date="2026-04-30T12:32:00Z" w16du:dateUtc="2026-04-30T02:32:00Z">
        <w:r>
          <w:rPr>
            <w:rFonts w:ascii="Arial Narrow" w:hAnsi="Arial Narrow"/>
            <w:lang w:val="en-AU"/>
          </w:rPr>
          <w:t xml:space="preserve">Identified in advance </w:t>
        </w:r>
      </w:ins>
    </w:p>
    <w:p w14:paraId="74CC2057" w14:textId="77777777" w:rsidR="00215224" w:rsidRDefault="00215224" w:rsidP="00215224">
      <w:pPr>
        <w:pStyle w:val="ListParagraph"/>
        <w:numPr>
          <w:ilvl w:val="0"/>
          <w:numId w:val="18"/>
        </w:numPr>
        <w:jc w:val="both"/>
        <w:rPr>
          <w:ins w:id="535" w:author="Ore Toua" w:date="2026-04-30T12:32:00Z" w16du:dateUtc="2026-04-30T02:32:00Z"/>
          <w:rFonts w:ascii="Arial Narrow" w:hAnsi="Arial Narrow"/>
          <w:lang w:val="en-AU"/>
        </w:rPr>
      </w:pPr>
      <w:ins w:id="536" w:author="Ore Toua" w:date="2026-04-30T12:32:00Z" w16du:dateUtc="2026-04-30T02:32:00Z">
        <w:r>
          <w:rPr>
            <w:rFonts w:ascii="Arial Narrow" w:hAnsi="Arial Narrow"/>
            <w:lang w:val="en-AU"/>
          </w:rPr>
          <w:t xml:space="preserve">Submitted to the Board for approval </w:t>
        </w:r>
      </w:ins>
    </w:p>
    <w:p w14:paraId="2455BA3D" w14:textId="30348541" w:rsidR="00FC11D9" w:rsidRPr="00215224" w:rsidRDefault="00215224" w:rsidP="00215224">
      <w:pPr>
        <w:pStyle w:val="ListParagraph"/>
        <w:numPr>
          <w:ilvl w:val="0"/>
          <w:numId w:val="18"/>
        </w:numPr>
        <w:jc w:val="both"/>
        <w:rPr>
          <w:rFonts w:ascii="Arial Narrow" w:hAnsi="Arial Narrow"/>
          <w:lang w:val="en-AU"/>
          <w:rPrChange w:id="537" w:author="Ore Toua" w:date="2026-04-30T12:31:00Z" w16du:dateUtc="2026-04-30T02:31:00Z">
            <w:rPr>
              <w:lang w:val="en-AU"/>
            </w:rPr>
          </w:rPrChange>
        </w:rPr>
        <w:pPrChange w:id="538" w:author="Ore Toua" w:date="2026-04-30T12:31:00Z" w16du:dateUtc="2026-04-30T02:31:00Z">
          <w:pPr>
            <w:jc w:val="both"/>
          </w:pPr>
        </w:pPrChange>
      </w:pPr>
      <w:ins w:id="539" w:author="Ore Toua" w:date="2026-04-30T12:32:00Z" w16du:dateUtc="2026-04-30T02:32:00Z">
        <w:r>
          <w:rPr>
            <w:rFonts w:ascii="Arial Narrow" w:hAnsi="Arial Narrow"/>
            <w:lang w:val="en-AU"/>
          </w:rPr>
          <w:t>Managed in accordance with applicable financial policies</w:t>
        </w:r>
      </w:ins>
      <w:r w:rsidR="00E27CF5" w:rsidRPr="00215224">
        <w:rPr>
          <w:rFonts w:ascii="Arial Narrow" w:hAnsi="Arial Narrow"/>
          <w:lang w:val="en-AU"/>
          <w:rPrChange w:id="540" w:author="Ore Toua" w:date="2026-04-30T12:31:00Z" w16du:dateUtc="2026-04-30T02:31:00Z">
            <w:rPr>
              <w:lang w:val="en-AU"/>
            </w:rPr>
          </w:rPrChange>
        </w:rPr>
        <w:t>.</w:t>
      </w:r>
    </w:p>
    <w:p w14:paraId="07D68A75" w14:textId="532B2747" w:rsidR="00FC11D9" w:rsidRDefault="00E27CF5" w:rsidP="00CD0AD3">
      <w:pPr>
        <w:pStyle w:val="Heading2"/>
        <w:jc w:val="both"/>
        <w:rPr>
          <w:ins w:id="541" w:author="Ore Toua" w:date="2026-04-30T12:34:00Z" w16du:dateUtc="2026-04-30T02:34:00Z"/>
          <w:rFonts w:ascii="Arial Narrow" w:hAnsi="Arial Narrow"/>
          <w:lang w:val="en-AU"/>
        </w:rPr>
      </w:pPr>
      <w:r w:rsidRPr="00CD0AD3">
        <w:rPr>
          <w:rFonts w:ascii="Arial Narrow" w:hAnsi="Arial Narrow"/>
          <w:lang w:val="en-AU"/>
          <w:rPrChange w:id="542" w:author="Ore Toua" w:date="2026-04-30T10:48:00Z" w16du:dateUtc="2026-04-30T00:48:00Z">
            <w:rPr>
              <w:lang w:val="en-AU"/>
            </w:rPr>
          </w:rPrChange>
        </w:rPr>
        <w:t>1</w:t>
      </w:r>
      <w:ins w:id="543" w:author="Ore Toua" w:date="2026-04-30T12:32:00Z" w16du:dateUtc="2026-04-30T02:32:00Z">
        <w:r w:rsidR="002C5684">
          <w:rPr>
            <w:rFonts w:ascii="Arial Narrow" w:hAnsi="Arial Narrow"/>
            <w:lang w:val="en-AU"/>
          </w:rPr>
          <w:t>1</w:t>
        </w:r>
      </w:ins>
      <w:del w:id="544" w:author="Ore Toua" w:date="2026-04-30T12:32:00Z" w16du:dateUtc="2026-04-30T02:32:00Z">
        <w:r w:rsidRPr="00CD0AD3" w:rsidDel="002C5684">
          <w:rPr>
            <w:rFonts w:ascii="Arial Narrow" w:hAnsi="Arial Narrow"/>
            <w:lang w:val="en-AU"/>
            <w:rPrChange w:id="545" w:author="Ore Toua" w:date="2026-04-30T10:48:00Z" w16du:dateUtc="2026-04-30T00:48:00Z">
              <w:rPr>
                <w:lang w:val="en-AU"/>
              </w:rPr>
            </w:rPrChange>
          </w:rPr>
          <w:delText>0</w:delText>
        </w:r>
      </w:del>
      <w:r w:rsidRPr="00CD0AD3">
        <w:rPr>
          <w:rFonts w:ascii="Arial Narrow" w:hAnsi="Arial Narrow"/>
          <w:lang w:val="en-AU"/>
          <w:rPrChange w:id="546" w:author="Ore Toua" w:date="2026-04-30T10:48:00Z" w16du:dateUtc="2026-04-30T00:48:00Z">
            <w:rPr>
              <w:lang w:val="en-AU"/>
            </w:rPr>
          </w:rPrChange>
        </w:rPr>
        <w:t>. Deliverables and Timelines</w:t>
      </w:r>
    </w:p>
    <w:p w14:paraId="5D333C4A" w14:textId="77777777" w:rsidR="00A84CF2" w:rsidRDefault="00A84CF2" w:rsidP="00A84CF2">
      <w:pPr>
        <w:rPr>
          <w:ins w:id="547" w:author="Ore Toua" w:date="2026-04-30T12:34:00Z" w16du:dateUtc="2026-04-30T02:34:00Z"/>
          <w:lang w:val="en-AU"/>
        </w:rPr>
      </w:pPr>
    </w:p>
    <w:tbl>
      <w:tblPr>
        <w:tblStyle w:val="TableGrid"/>
        <w:tblW w:w="8359" w:type="dxa"/>
        <w:tblLook w:val="04A0" w:firstRow="1" w:lastRow="0" w:firstColumn="1" w:lastColumn="0" w:noHBand="0" w:noVBand="1"/>
        <w:tblPrChange w:id="548" w:author="Ore Toua" w:date="2026-04-30T12:37:00Z" w16du:dateUtc="2026-04-30T02:37:00Z">
          <w:tblPr>
            <w:tblStyle w:val="TableGrid"/>
            <w:tblW w:w="0" w:type="auto"/>
            <w:tblLook w:val="04A0" w:firstRow="1" w:lastRow="0" w:firstColumn="1" w:lastColumn="0" w:noHBand="0" w:noVBand="1"/>
          </w:tblPr>
        </w:tblPrChange>
      </w:tblPr>
      <w:tblGrid>
        <w:gridCol w:w="2972"/>
        <w:gridCol w:w="142"/>
        <w:gridCol w:w="3969"/>
        <w:gridCol w:w="1207"/>
        <w:gridCol w:w="69"/>
        <w:tblGridChange w:id="549">
          <w:tblGrid>
            <w:gridCol w:w="2763"/>
            <w:gridCol w:w="209"/>
            <w:gridCol w:w="2554"/>
            <w:gridCol w:w="1557"/>
            <w:gridCol w:w="1207"/>
            <w:gridCol w:w="69"/>
          </w:tblGrid>
        </w:tblGridChange>
      </w:tblGrid>
      <w:tr w:rsidR="00A84CF2" w:rsidRPr="00A84CF2" w14:paraId="4F860A52" w14:textId="77777777" w:rsidTr="00A84CF2">
        <w:trPr>
          <w:ins w:id="550" w:author="Ore Toua" w:date="2026-04-30T12:34:00Z" w16du:dateUtc="2026-04-30T02:34:00Z"/>
          <w:trPrChange w:id="551" w:author="Ore Toua" w:date="2026-04-30T12:37:00Z" w16du:dateUtc="2026-04-30T02:37:00Z">
            <w:trPr>
              <w:gridAfter w:val="0"/>
            </w:trPr>
          </w:trPrChange>
        </w:trPr>
        <w:tc>
          <w:tcPr>
            <w:tcW w:w="2972" w:type="dxa"/>
            <w:tcPrChange w:id="552" w:author="Ore Toua" w:date="2026-04-30T12:37:00Z" w16du:dateUtc="2026-04-30T02:37:00Z">
              <w:tcPr>
                <w:tcW w:w="2763" w:type="dxa"/>
              </w:tcPr>
            </w:tcPrChange>
          </w:tcPr>
          <w:p w14:paraId="702BCE7C" w14:textId="7547F371" w:rsidR="00A84CF2" w:rsidRPr="00A84CF2" w:rsidRDefault="00A84CF2" w:rsidP="00A84CF2">
            <w:pPr>
              <w:rPr>
                <w:ins w:id="553" w:author="Ore Toua" w:date="2026-04-30T12:34:00Z" w16du:dateUtc="2026-04-30T02:34:00Z"/>
                <w:rFonts w:ascii="Arial Narrow" w:hAnsi="Arial Narrow"/>
                <w:b/>
                <w:bCs/>
                <w:lang w:val="en-AU"/>
                <w:rPrChange w:id="554" w:author="Ore Toua" w:date="2026-04-30T12:37:00Z" w16du:dateUtc="2026-04-30T02:37:00Z">
                  <w:rPr>
                    <w:ins w:id="555" w:author="Ore Toua" w:date="2026-04-30T12:34:00Z" w16du:dateUtc="2026-04-30T02:34:00Z"/>
                    <w:lang w:val="en-AU"/>
                  </w:rPr>
                </w:rPrChange>
              </w:rPr>
            </w:pPr>
            <w:ins w:id="556" w:author="Ore Toua" w:date="2026-04-30T12:34:00Z" w16du:dateUtc="2026-04-30T02:34:00Z">
              <w:r w:rsidRPr="00A84CF2">
                <w:rPr>
                  <w:rFonts w:ascii="Arial Narrow" w:hAnsi="Arial Narrow"/>
                  <w:b/>
                  <w:bCs/>
                  <w:lang w:val="en-AU"/>
                  <w:rPrChange w:id="557" w:author="Ore Toua" w:date="2026-04-30T12:37:00Z" w16du:dateUtc="2026-04-30T02:37:00Z">
                    <w:rPr>
                      <w:lang w:val="en-AU"/>
                    </w:rPr>
                  </w:rPrChange>
                </w:rPr>
                <w:t xml:space="preserve">Deliverables </w:t>
              </w:r>
            </w:ins>
          </w:p>
        </w:tc>
        <w:tc>
          <w:tcPr>
            <w:tcW w:w="4111" w:type="dxa"/>
            <w:gridSpan w:val="2"/>
            <w:tcPrChange w:id="558" w:author="Ore Toua" w:date="2026-04-30T12:37:00Z" w16du:dateUtc="2026-04-30T02:37:00Z">
              <w:tcPr>
                <w:tcW w:w="2763" w:type="dxa"/>
                <w:gridSpan w:val="2"/>
              </w:tcPr>
            </w:tcPrChange>
          </w:tcPr>
          <w:p w14:paraId="5B9D5C0A" w14:textId="14C71BA2" w:rsidR="00A84CF2" w:rsidRPr="00A84CF2" w:rsidRDefault="00A84CF2" w:rsidP="00A84CF2">
            <w:pPr>
              <w:rPr>
                <w:ins w:id="559" w:author="Ore Toua" w:date="2026-04-30T12:34:00Z" w16du:dateUtc="2026-04-30T02:34:00Z"/>
                <w:rFonts w:ascii="Arial Narrow" w:hAnsi="Arial Narrow"/>
                <w:b/>
                <w:bCs/>
                <w:lang w:val="en-AU"/>
                <w:rPrChange w:id="560" w:author="Ore Toua" w:date="2026-04-30T12:37:00Z" w16du:dateUtc="2026-04-30T02:37:00Z">
                  <w:rPr>
                    <w:ins w:id="561" w:author="Ore Toua" w:date="2026-04-30T12:34:00Z" w16du:dateUtc="2026-04-30T02:34:00Z"/>
                    <w:lang w:val="en-AU"/>
                  </w:rPr>
                </w:rPrChange>
              </w:rPr>
            </w:pPr>
            <w:ins w:id="562" w:author="Ore Toua" w:date="2026-04-30T12:34:00Z" w16du:dateUtc="2026-04-30T02:34:00Z">
              <w:r w:rsidRPr="00A84CF2">
                <w:rPr>
                  <w:rFonts w:ascii="Arial Narrow" w:hAnsi="Arial Narrow"/>
                  <w:b/>
                  <w:bCs/>
                  <w:lang w:val="en-AU"/>
                  <w:rPrChange w:id="563" w:author="Ore Toua" w:date="2026-04-30T12:37:00Z" w16du:dateUtc="2026-04-30T02:37:00Z">
                    <w:rPr>
                      <w:lang w:val="en-AU"/>
                    </w:rPr>
                  </w:rPrChange>
                </w:rPr>
                <w:t xml:space="preserve">Descriptions </w:t>
              </w:r>
            </w:ins>
          </w:p>
        </w:tc>
        <w:tc>
          <w:tcPr>
            <w:tcW w:w="1276" w:type="dxa"/>
            <w:gridSpan w:val="2"/>
            <w:tcPrChange w:id="564" w:author="Ore Toua" w:date="2026-04-30T12:37:00Z" w16du:dateUtc="2026-04-30T02:37:00Z">
              <w:tcPr>
                <w:tcW w:w="2764" w:type="dxa"/>
                <w:gridSpan w:val="2"/>
              </w:tcPr>
            </w:tcPrChange>
          </w:tcPr>
          <w:p w14:paraId="3EE0C22D" w14:textId="3D148C2A" w:rsidR="00A84CF2" w:rsidRPr="00A84CF2" w:rsidRDefault="00A84CF2" w:rsidP="00A84CF2">
            <w:pPr>
              <w:rPr>
                <w:ins w:id="565" w:author="Ore Toua" w:date="2026-04-30T12:34:00Z" w16du:dateUtc="2026-04-30T02:34:00Z"/>
                <w:rFonts w:ascii="Arial Narrow" w:hAnsi="Arial Narrow"/>
                <w:b/>
                <w:bCs/>
                <w:lang w:val="en-AU"/>
                <w:rPrChange w:id="566" w:author="Ore Toua" w:date="2026-04-30T12:37:00Z" w16du:dateUtc="2026-04-30T02:37:00Z">
                  <w:rPr>
                    <w:ins w:id="567" w:author="Ore Toua" w:date="2026-04-30T12:34:00Z" w16du:dateUtc="2026-04-30T02:34:00Z"/>
                    <w:lang w:val="en-AU"/>
                  </w:rPr>
                </w:rPrChange>
              </w:rPr>
            </w:pPr>
            <w:ins w:id="568" w:author="Ore Toua" w:date="2026-04-30T12:34:00Z" w16du:dateUtc="2026-04-30T02:34:00Z">
              <w:r w:rsidRPr="00A84CF2">
                <w:rPr>
                  <w:rFonts w:ascii="Arial Narrow" w:hAnsi="Arial Narrow"/>
                  <w:b/>
                  <w:bCs/>
                  <w:lang w:val="en-AU"/>
                  <w:rPrChange w:id="569" w:author="Ore Toua" w:date="2026-04-30T12:37:00Z" w16du:dateUtc="2026-04-30T02:37:00Z">
                    <w:rPr>
                      <w:lang w:val="en-AU"/>
                    </w:rPr>
                  </w:rPrChange>
                </w:rPr>
                <w:t xml:space="preserve">Target Date </w:t>
              </w:r>
            </w:ins>
          </w:p>
        </w:tc>
      </w:tr>
      <w:tr w:rsidR="00A84CF2" w:rsidRPr="00A84CF2" w14:paraId="24222225" w14:textId="77777777" w:rsidTr="00A84CF2">
        <w:trPr>
          <w:gridAfter w:val="1"/>
          <w:wAfter w:w="69" w:type="dxa"/>
          <w:ins w:id="570" w:author="Ore Toua" w:date="2026-04-30T12:34:00Z" w16du:dateUtc="2026-04-30T02:34:00Z"/>
          <w:trPrChange w:id="571" w:author="Ore Toua" w:date="2026-04-30T12:37:00Z" w16du:dateUtc="2026-04-30T02:37:00Z">
            <w:trPr>
              <w:gridAfter w:val="1"/>
            </w:trPr>
          </w:trPrChange>
        </w:trPr>
        <w:tc>
          <w:tcPr>
            <w:tcW w:w="3114" w:type="dxa"/>
            <w:gridSpan w:val="2"/>
            <w:tcPrChange w:id="572" w:author="Ore Toua" w:date="2026-04-30T12:37:00Z" w16du:dateUtc="2026-04-30T02:37:00Z">
              <w:tcPr>
                <w:tcW w:w="2763" w:type="dxa"/>
              </w:tcPr>
            </w:tcPrChange>
          </w:tcPr>
          <w:p w14:paraId="6446BAB0" w14:textId="44CFEB94" w:rsidR="00A84CF2" w:rsidRPr="00A84CF2" w:rsidRDefault="00A84CF2" w:rsidP="00A84CF2">
            <w:pPr>
              <w:rPr>
                <w:ins w:id="573" w:author="Ore Toua" w:date="2026-04-30T12:34:00Z" w16du:dateUtc="2026-04-30T02:34:00Z"/>
                <w:rFonts w:ascii="Arial Narrow" w:hAnsi="Arial Narrow"/>
                <w:lang w:val="en-AU"/>
                <w:rPrChange w:id="574" w:author="Ore Toua" w:date="2026-04-30T12:34:00Z" w16du:dateUtc="2026-04-30T02:34:00Z">
                  <w:rPr>
                    <w:ins w:id="575" w:author="Ore Toua" w:date="2026-04-30T12:34:00Z" w16du:dateUtc="2026-04-30T02:34:00Z"/>
                    <w:lang w:val="en-AU"/>
                  </w:rPr>
                </w:rPrChange>
              </w:rPr>
            </w:pPr>
            <w:ins w:id="576" w:author="Ore Toua" w:date="2026-04-30T12:34:00Z" w16du:dateUtc="2026-04-30T02:34:00Z">
              <w:r>
                <w:rPr>
                  <w:rFonts w:ascii="Arial Narrow" w:hAnsi="Arial Narrow"/>
                  <w:lang w:val="en-AU"/>
                </w:rPr>
                <w:t>Incep</w:t>
              </w:r>
            </w:ins>
            <w:ins w:id="577" w:author="Ore Toua" w:date="2026-04-30T12:35:00Z" w16du:dateUtc="2026-04-30T02:35:00Z">
              <w:r>
                <w:rPr>
                  <w:rFonts w:ascii="Arial Narrow" w:hAnsi="Arial Narrow"/>
                  <w:lang w:val="en-AU"/>
                </w:rPr>
                <w:t xml:space="preserve">tion Report </w:t>
              </w:r>
            </w:ins>
          </w:p>
        </w:tc>
        <w:tc>
          <w:tcPr>
            <w:tcW w:w="3969" w:type="dxa"/>
            <w:tcPrChange w:id="578" w:author="Ore Toua" w:date="2026-04-30T12:37:00Z" w16du:dateUtc="2026-04-30T02:37:00Z">
              <w:tcPr>
                <w:tcW w:w="2763" w:type="dxa"/>
                <w:gridSpan w:val="2"/>
              </w:tcPr>
            </w:tcPrChange>
          </w:tcPr>
          <w:p w14:paraId="0874D60C" w14:textId="24B72FC3" w:rsidR="00A84CF2" w:rsidRPr="00A84CF2" w:rsidRDefault="00A84CF2" w:rsidP="00A84CF2">
            <w:pPr>
              <w:rPr>
                <w:ins w:id="579" w:author="Ore Toua" w:date="2026-04-30T12:34:00Z" w16du:dateUtc="2026-04-30T02:34:00Z"/>
                <w:rFonts w:ascii="Arial Narrow" w:hAnsi="Arial Narrow"/>
                <w:lang w:val="en-AU"/>
                <w:rPrChange w:id="580" w:author="Ore Toua" w:date="2026-04-30T12:34:00Z" w16du:dateUtc="2026-04-30T02:34:00Z">
                  <w:rPr>
                    <w:ins w:id="581" w:author="Ore Toua" w:date="2026-04-30T12:34:00Z" w16du:dateUtc="2026-04-30T02:34:00Z"/>
                    <w:lang w:val="en-AU"/>
                  </w:rPr>
                </w:rPrChange>
              </w:rPr>
            </w:pPr>
            <w:ins w:id="582" w:author="Ore Toua" w:date="2026-04-30T12:35:00Z" w16du:dateUtc="2026-04-30T02:35:00Z">
              <w:r>
                <w:rPr>
                  <w:rFonts w:ascii="Arial Narrow" w:hAnsi="Arial Narrow"/>
                  <w:lang w:val="en-AU"/>
                </w:rPr>
                <w:t>Initial findings and workplan</w:t>
              </w:r>
            </w:ins>
          </w:p>
        </w:tc>
        <w:tc>
          <w:tcPr>
            <w:tcW w:w="1207" w:type="dxa"/>
            <w:tcPrChange w:id="583" w:author="Ore Toua" w:date="2026-04-30T12:37:00Z" w16du:dateUtc="2026-04-30T02:37:00Z">
              <w:tcPr>
                <w:tcW w:w="2764" w:type="dxa"/>
                <w:gridSpan w:val="2"/>
              </w:tcPr>
            </w:tcPrChange>
          </w:tcPr>
          <w:p w14:paraId="05443140" w14:textId="6D2DF812" w:rsidR="00A84CF2" w:rsidRPr="00A84CF2" w:rsidRDefault="00A84CF2" w:rsidP="00A84CF2">
            <w:pPr>
              <w:rPr>
                <w:ins w:id="584" w:author="Ore Toua" w:date="2026-04-30T12:34:00Z" w16du:dateUtc="2026-04-30T02:34:00Z"/>
                <w:rFonts w:ascii="Arial Narrow" w:hAnsi="Arial Narrow"/>
                <w:lang w:val="en-AU"/>
                <w:rPrChange w:id="585" w:author="Ore Toua" w:date="2026-04-30T12:34:00Z" w16du:dateUtc="2026-04-30T02:34:00Z">
                  <w:rPr>
                    <w:ins w:id="586" w:author="Ore Toua" w:date="2026-04-30T12:34:00Z" w16du:dateUtc="2026-04-30T02:34:00Z"/>
                    <w:lang w:val="en-AU"/>
                  </w:rPr>
                </w:rPrChange>
              </w:rPr>
            </w:pPr>
            <w:ins w:id="587" w:author="Ore Toua" w:date="2026-04-30T12:35:00Z" w16du:dateUtc="2026-04-30T02:35:00Z">
              <w:r>
                <w:rPr>
                  <w:rFonts w:ascii="Arial Narrow" w:hAnsi="Arial Narrow"/>
                  <w:lang w:val="en-AU"/>
                </w:rPr>
                <w:t xml:space="preserve">Insert Date </w:t>
              </w:r>
            </w:ins>
          </w:p>
        </w:tc>
      </w:tr>
      <w:tr w:rsidR="00A84CF2" w:rsidRPr="00A84CF2" w14:paraId="354A73D7" w14:textId="77777777" w:rsidTr="00A84CF2">
        <w:trPr>
          <w:gridAfter w:val="1"/>
          <w:wAfter w:w="69" w:type="dxa"/>
          <w:ins w:id="588" w:author="Ore Toua" w:date="2026-04-30T12:34:00Z" w16du:dateUtc="2026-04-30T02:34:00Z"/>
          <w:trPrChange w:id="589" w:author="Ore Toua" w:date="2026-04-30T12:37:00Z" w16du:dateUtc="2026-04-30T02:37:00Z">
            <w:trPr>
              <w:gridAfter w:val="1"/>
            </w:trPr>
          </w:trPrChange>
        </w:trPr>
        <w:tc>
          <w:tcPr>
            <w:tcW w:w="3114" w:type="dxa"/>
            <w:gridSpan w:val="2"/>
            <w:tcPrChange w:id="590" w:author="Ore Toua" w:date="2026-04-30T12:37:00Z" w16du:dateUtc="2026-04-30T02:37:00Z">
              <w:tcPr>
                <w:tcW w:w="2763" w:type="dxa"/>
              </w:tcPr>
            </w:tcPrChange>
          </w:tcPr>
          <w:p w14:paraId="4C849A44" w14:textId="3558E13B" w:rsidR="00A84CF2" w:rsidRPr="00A84CF2" w:rsidRDefault="00A84CF2" w:rsidP="00A84CF2">
            <w:pPr>
              <w:rPr>
                <w:ins w:id="591" w:author="Ore Toua" w:date="2026-04-30T12:34:00Z" w16du:dateUtc="2026-04-30T02:34:00Z"/>
                <w:rFonts w:ascii="Arial Narrow" w:hAnsi="Arial Narrow"/>
                <w:lang w:val="en-AU"/>
                <w:rPrChange w:id="592" w:author="Ore Toua" w:date="2026-04-30T12:34:00Z" w16du:dateUtc="2026-04-30T02:34:00Z">
                  <w:rPr>
                    <w:ins w:id="593" w:author="Ore Toua" w:date="2026-04-30T12:34:00Z" w16du:dateUtc="2026-04-30T02:34:00Z"/>
                    <w:lang w:val="en-AU"/>
                  </w:rPr>
                </w:rPrChange>
              </w:rPr>
            </w:pPr>
            <w:ins w:id="594" w:author="Ore Toua" w:date="2026-04-30T12:35:00Z" w16du:dateUtc="2026-04-30T02:35:00Z">
              <w:r>
                <w:rPr>
                  <w:rFonts w:ascii="Arial Narrow" w:hAnsi="Arial Narrow"/>
                  <w:lang w:val="en-AU"/>
                </w:rPr>
                <w:t xml:space="preserve">Draft Supplementary Regulations </w:t>
              </w:r>
            </w:ins>
          </w:p>
        </w:tc>
        <w:tc>
          <w:tcPr>
            <w:tcW w:w="3969" w:type="dxa"/>
            <w:tcPrChange w:id="595" w:author="Ore Toua" w:date="2026-04-30T12:37:00Z" w16du:dateUtc="2026-04-30T02:37:00Z">
              <w:tcPr>
                <w:tcW w:w="2763" w:type="dxa"/>
                <w:gridSpan w:val="2"/>
              </w:tcPr>
            </w:tcPrChange>
          </w:tcPr>
          <w:p w14:paraId="161EFEB8" w14:textId="41A3274E" w:rsidR="00A84CF2" w:rsidRPr="00A84CF2" w:rsidRDefault="00A84CF2" w:rsidP="00A84CF2">
            <w:pPr>
              <w:rPr>
                <w:ins w:id="596" w:author="Ore Toua" w:date="2026-04-30T12:34:00Z" w16du:dateUtc="2026-04-30T02:34:00Z"/>
                <w:rFonts w:ascii="Arial Narrow" w:hAnsi="Arial Narrow"/>
                <w:lang w:val="en-AU"/>
                <w:rPrChange w:id="597" w:author="Ore Toua" w:date="2026-04-30T12:34:00Z" w16du:dateUtc="2026-04-30T02:34:00Z">
                  <w:rPr>
                    <w:ins w:id="598" w:author="Ore Toua" w:date="2026-04-30T12:34:00Z" w16du:dateUtc="2026-04-30T02:34:00Z"/>
                    <w:lang w:val="en-AU"/>
                  </w:rPr>
                </w:rPrChange>
              </w:rPr>
            </w:pPr>
            <w:ins w:id="599" w:author="Ore Toua" w:date="2026-04-30T12:35:00Z" w16du:dateUtc="2026-04-30T02:35:00Z">
              <w:r>
                <w:rPr>
                  <w:rFonts w:ascii="Arial Narrow" w:hAnsi="Arial Narrow"/>
                  <w:lang w:val="en-AU"/>
                </w:rPr>
                <w:t>F</w:t>
              </w:r>
            </w:ins>
            <w:ins w:id="600" w:author="Ore Toua" w:date="2026-04-30T12:36:00Z" w16du:dateUtc="2026-04-30T02:36:00Z">
              <w:r>
                <w:rPr>
                  <w:rFonts w:ascii="Arial Narrow" w:hAnsi="Arial Narrow"/>
                  <w:lang w:val="en-AU"/>
                </w:rPr>
                <w:t xml:space="preserve">irst draft to review </w:t>
              </w:r>
            </w:ins>
          </w:p>
        </w:tc>
        <w:tc>
          <w:tcPr>
            <w:tcW w:w="1207" w:type="dxa"/>
            <w:tcPrChange w:id="601" w:author="Ore Toua" w:date="2026-04-30T12:37:00Z" w16du:dateUtc="2026-04-30T02:37:00Z">
              <w:tcPr>
                <w:tcW w:w="2764" w:type="dxa"/>
                <w:gridSpan w:val="2"/>
              </w:tcPr>
            </w:tcPrChange>
          </w:tcPr>
          <w:p w14:paraId="3E1E8E6B" w14:textId="7D373CA2" w:rsidR="00A84CF2" w:rsidRPr="00A84CF2" w:rsidRDefault="00A84CF2" w:rsidP="00A84CF2">
            <w:pPr>
              <w:rPr>
                <w:ins w:id="602" w:author="Ore Toua" w:date="2026-04-30T12:34:00Z" w16du:dateUtc="2026-04-30T02:34:00Z"/>
                <w:rFonts w:ascii="Arial Narrow" w:hAnsi="Arial Narrow"/>
                <w:lang w:val="en-AU"/>
                <w:rPrChange w:id="603" w:author="Ore Toua" w:date="2026-04-30T12:34:00Z" w16du:dateUtc="2026-04-30T02:34:00Z">
                  <w:rPr>
                    <w:ins w:id="604" w:author="Ore Toua" w:date="2026-04-30T12:34:00Z" w16du:dateUtc="2026-04-30T02:34:00Z"/>
                    <w:lang w:val="en-AU"/>
                  </w:rPr>
                </w:rPrChange>
              </w:rPr>
            </w:pPr>
            <w:ins w:id="605" w:author="Ore Toua" w:date="2026-04-30T12:36:00Z" w16du:dateUtc="2026-04-30T02:36:00Z">
              <w:r>
                <w:rPr>
                  <w:rFonts w:ascii="Arial Narrow" w:hAnsi="Arial Narrow"/>
                  <w:lang w:val="en-AU"/>
                </w:rPr>
                <w:t xml:space="preserve">Insert Date </w:t>
              </w:r>
            </w:ins>
          </w:p>
        </w:tc>
      </w:tr>
      <w:tr w:rsidR="00A84CF2" w:rsidRPr="00A84CF2" w14:paraId="6B9B664C" w14:textId="77777777" w:rsidTr="00A84CF2">
        <w:trPr>
          <w:gridAfter w:val="1"/>
          <w:wAfter w:w="69" w:type="dxa"/>
          <w:ins w:id="606" w:author="Ore Toua" w:date="2026-04-30T12:34:00Z" w16du:dateUtc="2026-04-30T02:34:00Z"/>
          <w:trPrChange w:id="607" w:author="Ore Toua" w:date="2026-04-30T12:37:00Z" w16du:dateUtc="2026-04-30T02:37:00Z">
            <w:trPr>
              <w:gridAfter w:val="1"/>
            </w:trPr>
          </w:trPrChange>
        </w:trPr>
        <w:tc>
          <w:tcPr>
            <w:tcW w:w="3114" w:type="dxa"/>
            <w:gridSpan w:val="2"/>
            <w:tcPrChange w:id="608" w:author="Ore Toua" w:date="2026-04-30T12:37:00Z" w16du:dateUtc="2026-04-30T02:37:00Z">
              <w:tcPr>
                <w:tcW w:w="2763" w:type="dxa"/>
              </w:tcPr>
            </w:tcPrChange>
          </w:tcPr>
          <w:p w14:paraId="044AD833" w14:textId="60A73898" w:rsidR="00A84CF2" w:rsidRPr="00A84CF2" w:rsidRDefault="00A84CF2" w:rsidP="00A84CF2">
            <w:pPr>
              <w:rPr>
                <w:ins w:id="609" w:author="Ore Toua" w:date="2026-04-30T12:34:00Z" w16du:dateUtc="2026-04-30T02:34:00Z"/>
                <w:rFonts w:ascii="Arial Narrow" w:hAnsi="Arial Narrow"/>
                <w:lang w:val="en-AU"/>
                <w:rPrChange w:id="610" w:author="Ore Toua" w:date="2026-04-30T12:34:00Z" w16du:dateUtc="2026-04-30T02:34:00Z">
                  <w:rPr>
                    <w:ins w:id="611" w:author="Ore Toua" w:date="2026-04-30T12:34:00Z" w16du:dateUtc="2026-04-30T02:34:00Z"/>
                    <w:lang w:val="en-AU"/>
                  </w:rPr>
                </w:rPrChange>
              </w:rPr>
            </w:pPr>
            <w:ins w:id="612" w:author="Ore Toua" w:date="2026-04-30T12:36:00Z" w16du:dateUtc="2026-04-30T02:36:00Z">
              <w:r>
                <w:rPr>
                  <w:rFonts w:ascii="Arial Narrow" w:hAnsi="Arial Narrow"/>
                  <w:lang w:val="en-AU"/>
                </w:rPr>
                <w:lastRenderedPageBreak/>
                <w:t xml:space="preserve">Consultation Report </w:t>
              </w:r>
            </w:ins>
          </w:p>
        </w:tc>
        <w:tc>
          <w:tcPr>
            <w:tcW w:w="3969" w:type="dxa"/>
            <w:tcPrChange w:id="613" w:author="Ore Toua" w:date="2026-04-30T12:37:00Z" w16du:dateUtc="2026-04-30T02:37:00Z">
              <w:tcPr>
                <w:tcW w:w="2763" w:type="dxa"/>
                <w:gridSpan w:val="2"/>
              </w:tcPr>
            </w:tcPrChange>
          </w:tcPr>
          <w:p w14:paraId="4654CEE1" w14:textId="7958CAE6" w:rsidR="00A84CF2" w:rsidRPr="00A84CF2" w:rsidRDefault="00A84CF2" w:rsidP="00A84CF2">
            <w:pPr>
              <w:rPr>
                <w:ins w:id="614" w:author="Ore Toua" w:date="2026-04-30T12:34:00Z" w16du:dateUtc="2026-04-30T02:34:00Z"/>
                <w:rFonts w:ascii="Arial Narrow" w:hAnsi="Arial Narrow"/>
                <w:lang w:val="en-AU"/>
                <w:rPrChange w:id="615" w:author="Ore Toua" w:date="2026-04-30T12:34:00Z" w16du:dateUtc="2026-04-30T02:34:00Z">
                  <w:rPr>
                    <w:ins w:id="616" w:author="Ore Toua" w:date="2026-04-30T12:34:00Z" w16du:dateUtc="2026-04-30T02:34:00Z"/>
                    <w:lang w:val="en-AU"/>
                  </w:rPr>
                </w:rPrChange>
              </w:rPr>
            </w:pPr>
            <w:ins w:id="617" w:author="Ore Toua" w:date="2026-04-30T12:36:00Z" w16du:dateUtc="2026-04-30T02:36:00Z">
              <w:r>
                <w:rPr>
                  <w:rFonts w:ascii="Arial Narrow" w:hAnsi="Arial Narrow"/>
                  <w:lang w:val="en-AU"/>
                </w:rPr>
                <w:t xml:space="preserve">Summary of stakeholder feedbacks </w:t>
              </w:r>
            </w:ins>
          </w:p>
        </w:tc>
        <w:tc>
          <w:tcPr>
            <w:tcW w:w="1207" w:type="dxa"/>
            <w:tcPrChange w:id="618" w:author="Ore Toua" w:date="2026-04-30T12:37:00Z" w16du:dateUtc="2026-04-30T02:37:00Z">
              <w:tcPr>
                <w:tcW w:w="2764" w:type="dxa"/>
                <w:gridSpan w:val="2"/>
              </w:tcPr>
            </w:tcPrChange>
          </w:tcPr>
          <w:p w14:paraId="3E9169FA" w14:textId="7BA7C422" w:rsidR="00A84CF2" w:rsidRPr="00A84CF2" w:rsidRDefault="00A84CF2" w:rsidP="00A84CF2">
            <w:pPr>
              <w:rPr>
                <w:ins w:id="619" w:author="Ore Toua" w:date="2026-04-30T12:34:00Z" w16du:dateUtc="2026-04-30T02:34:00Z"/>
                <w:rFonts w:ascii="Arial Narrow" w:hAnsi="Arial Narrow"/>
                <w:lang w:val="en-AU"/>
                <w:rPrChange w:id="620" w:author="Ore Toua" w:date="2026-04-30T12:34:00Z" w16du:dateUtc="2026-04-30T02:34:00Z">
                  <w:rPr>
                    <w:ins w:id="621" w:author="Ore Toua" w:date="2026-04-30T12:34:00Z" w16du:dateUtc="2026-04-30T02:34:00Z"/>
                    <w:lang w:val="en-AU"/>
                  </w:rPr>
                </w:rPrChange>
              </w:rPr>
            </w:pPr>
            <w:ins w:id="622" w:author="Ore Toua" w:date="2026-04-30T12:36:00Z" w16du:dateUtc="2026-04-30T02:36:00Z">
              <w:r>
                <w:rPr>
                  <w:rFonts w:ascii="Arial Narrow" w:hAnsi="Arial Narrow"/>
                  <w:lang w:val="en-AU"/>
                </w:rPr>
                <w:t xml:space="preserve">Insert Date </w:t>
              </w:r>
            </w:ins>
          </w:p>
        </w:tc>
      </w:tr>
      <w:tr w:rsidR="00A84CF2" w:rsidRPr="00A84CF2" w14:paraId="07B04FEC" w14:textId="77777777" w:rsidTr="00A84CF2">
        <w:trPr>
          <w:gridAfter w:val="1"/>
          <w:wAfter w:w="69" w:type="dxa"/>
          <w:ins w:id="623" w:author="Ore Toua" w:date="2026-04-30T12:34:00Z" w16du:dateUtc="2026-04-30T02:34:00Z"/>
          <w:trPrChange w:id="624" w:author="Ore Toua" w:date="2026-04-30T12:37:00Z" w16du:dateUtc="2026-04-30T02:37:00Z">
            <w:trPr>
              <w:gridAfter w:val="1"/>
            </w:trPr>
          </w:trPrChange>
        </w:trPr>
        <w:tc>
          <w:tcPr>
            <w:tcW w:w="3114" w:type="dxa"/>
            <w:gridSpan w:val="2"/>
            <w:tcPrChange w:id="625" w:author="Ore Toua" w:date="2026-04-30T12:37:00Z" w16du:dateUtc="2026-04-30T02:37:00Z">
              <w:tcPr>
                <w:tcW w:w="2763" w:type="dxa"/>
              </w:tcPr>
            </w:tcPrChange>
          </w:tcPr>
          <w:p w14:paraId="43B06094" w14:textId="1ED7D5AF" w:rsidR="00A84CF2" w:rsidRPr="00A84CF2" w:rsidRDefault="00A84CF2" w:rsidP="00A84CF2">
            <w:pPr>
              <w:rPr>
                <w:ins w:id="626" w:author="Ore Toua" w:date="2026-04-30T12:34:00Z" w16du:dateUtc="2026-04-30T02:34:00Z"/>
                <w:rFonts w:ascii="Arial Narrow" w:hAnsi="Arial Narrow"/>
                <w:lang w:val="en-AU"/>
                <w:rPrChange w:id="627" w:author="Ore Toua" w:date="2026-04-30T12:34:00Z" w16du:dateUtc="2026-04-30T02:34:00Z">
                  <w:rPr>
                    <w:ins w:id="628" w:author="Ore Toua" w:date="2026-04-30T12:34:00Z" w16du:dateUtc="2026-04-30T02:34:00Z"/>
                    <w:lang w:val="en-AU"/>
                  </w:rPr>
                </w:rPrChange>
              </w:rPr>
            </w:pPr>
            <w:ins w:id="629" w:author="Ore Toua" w:date="2026-04-30T12:36:00Z" w16du:dateUtc="2026-04-30T02:36:00Z">
              <w:r>
                <w:rPr>
                  <w:rFonts w:ascii="Arial Narrow" w:hAnsi="Arial Narrow"/>
                  <w:lang w:val="en-AU"/>
                </w:rPr>
                <w:t xml:space="preserve">Final Draft Submission </w:t>
              </w:r>
            </w:ins>
          </w:p>
        </w:tc>
        <w:tc>
          <w:tcPr>
            <w:tcW w:w="3969" w:type="dxa"/>
            <w:tcPrChange w:id="630" w:author="Ore Toua" w:date="2026-04-30T12:37:00Z" w16du:dateUtc="2026-04-30T02:37:00Z">
              <w:tcPr>
                <w:tcW w:w="2763" w:type="dxa"/>
                <w:gridSpan w:val="2"/>
              </w:tcPr>
            </w:tcPrChange>
          </w:tcPr>
          <w:p w14:paraId="6075E80D" w14:textId="1DB8BD07" w:rsidR="00A84CF2" w:rsidRPr="00A84CF2" w:rsidRDefault="00A84CF2" w:rsidP="00A84CF2">
            <w:pPr>
              <w:rPr>
                <w:ins w:id="631" w:author="Ore Toua" w:date="2026-04-30T12:34:00Z" w16du:dateUtc="2026-04-30T02:34:00Z"/>
                <w:rFonts w:ascii="Arial Narrow" w:hAnsi="Arial Narrow"/>
                <w:lang w:val="en-AU"/>
                <w:rPrChange w:id="632" w:author="Ore Toua" w:date="2026-04-30T12:34:00Z" w16du:dateUtc="2026-04-30T02:34:00Z">
                  <w:rPr>
                    <w:ins w:id="633" w:author="Ore Toua" w:date="2026-04-30T12:34:00Z" w16du:dateUtc="2026-04-30T02:34:00Z"/>
                    <w:lang w:val="en-AU"/>
                  </w:rPr>
                </w:rPrChange>
              </w:rPr>
            </w:pPr>
            <w:ins w:id="634" w:author="Ore Toua" w:date="2026-04-30T12:36:00Z" w16du:dateUtc="2026-04-30T02:36:00Z">
              <w:r>
                <w:rPr>
                  <w:rFonts w:ascii="Arial Narrow" w:hAnsi="Arial Narrow"/>
                  <w:lang w:val="en-AU"/>
                </w:rPr>
                <w:t>Submission to NCD SCRB and NMSA</w:t>
              </w:r>
            </w:ins>
          </w:p>
        </w:tc>
        <w:tc>
          <w:tcPr>
            <w:tcW w:w="1207" w:type="dxa"/>
            <w:tcPrChange w:id="635" w:author="Ore Toua" w:date="2026-04-30T12:37:00Z" w16du:dateUtc="2026-04-30T02:37:00Z">
              <w:tcPr>
                <w:tcW w:w="2764" w:type="dxa"/>
                <w:gridSpan w:val="2"/>
              </w:tcPr>
            </w:tcPrChange>
          </w:tcPr>
          <w:p w14:paraId="26543635" w14:textId="13F41F2F" w:rsidR="00A84CF2" w:rsidRPr="00A84CF2" w:rsidRDefault="00A84CF2" w:rsidP="00A84CF2">
            <w:pPr>
              <w:rPr>
                <w:ins w:id="636" w:author="Ore Toua" w:date="2026-04-30T12:34:00Z" w16du:dateUtc="2026-04-30T02:34:00Z"/>
                <w:rFonts w:ascii="Arial Narrow" w:hAnsi="Arial Narrow"/>
                <w:lang w:val="en-AU"/>
                <w:rPrChange w:id="637" w:author="Ore Toua" w:date="2026-04-30T12:34:00Z" w16du:dateUtc="2026-04-30T02:34:00Z">
                  <w:rPr>
                    <w:ins w:id="638" w:author="Ore Toua" w:date="2026-04-30T12:34:00Z" w16du:dateUtc="2026-04-30T02:34:00Z"/>
                    <w:lang w:val="en-AU"/>
                  </w:rPr>
                </w:rPrChange>
              </w:rPr>
            </w:pPr>
            <w:ins w:id="639" w:author="Ore Toua" w:date="2026-04-30T12:36:00Z" w16du:dateUtc="2026-04-30T02:36:00Z">
              <w:r>
                <w:rPr>
                  <w:rFonts w:ascii="Arial Narrow" w:hAnsi="Arial Narrow"/>
                  <w:lang w:val="en-AU"/>
                </w:rPr>
                <w:t xml:space="preserve">Insert Date </w:t>
              </w:r>
            </w:ins>
          </w:p>
        </w:tc>
      </w:tr>
      <w:tr w:rsidR="00A84CF2" w:rsidRPr="00A84CF2" w14:paraId="1D881750" w14:textId="77777777" w:rsidTr="00A84CF2">
        <w:trPr>
          <w:gridAfter w:val="1"/>
          <w:wAfter w:w="69" w:type="dxa"/>
          <w:ins w:id="640" w:author="Ore Toua" w:date="2026-04-30T12:34:00Z" w16du:dateUtc="2026-04-30T02:34:00Z"/>
          <w:trPrChange w:id="641" w:author="Ore Toua" w:date="2026-04-30T12:37:00Z" w16du:dateUtc="2026-04-30T02:37:00Z">
            <w:trPr>
              <w:gridAfter w:val="1"/>
            </w:trPr>
          </w:trPrChange>
        </w:trPr>
        <w:tc>
          <w:tcPr>
            <w:tcW w:w="3114" w:type="dxa"/>
            <w:gridSpan w:val="2"/>
            <w:tcPrChange w:id="642" w:author="Ore Toua" w:date="2026-04-30T12:37:00Z" w16du:dateUtc="2026-04-30T02:37:00Z">
              <w:tcPr>
                <w:tcW w:w="2763" w:type="dxa"/>
              </w:tcPr>
            </w:tcPrChange>
          </w:tcPr>
          <w:p w14:paraId="11F6BAD9" w14:textId="6F7ABC94" w:rsidR="00A84CF2" w:rsidRPr="00A84CF2" w:rsidRDefault="00A84CF2" w:rsidP="00A84CF2">
            <w:pPr>
              <w:rPr>
                <w:ins w:id="643" w:author="Ore Toua" w:date="2026-04-30T12:34:00Z" w16du:dateUtc="2026-04-30T02:34:00Z"/>
                <w:rFonts w:ascii="Arial Narrow" w:hAnsi="Arial Narrow"/>
                <w:lang w:val="en-AU"/>
                <w:rPrChange w:id="644" w:author="Ore Toua" w:date="2026-04-30T12:34:00Z" w16du:dateUtc="2026-04-30T02:34:00Z">
                  <w:rPr>
                    <w:ins w:id="645" w:author="Ore Toua" w:date="2026-04-30T12:34:00Z" w16du:dateUtc="2026-04-30T02:34:00Z"/>
                    <w:lang w:val="en-AU"/>
                  </w:rPr>
                </w:rPrChange>
              </w:rPr>
            </w:pPr>
            <w:ins w:id="646" w:author="Ore Toua" w:date="2026-04-30T12:37:00Z" w16du:dateUtc="2026-04-30T02:37:00Z">
              <w:r>
                <w:rPr>
                  <w:rFonts w:ascii="Arial Narrow" w:hAnsi="Arial Narrow"/>
                  <w:lang w:val="en-AU"/>
                </w:rPr>
                <w:t xml:space="preserve">Endorsement </w:t>
              </w:r>
            </w:ins>
          </w:p>
        </w:tc>
        <w:tc>
          <w:tcPr>
            <w:tcW w:w="3969" w:type="dxa"/>
            <w:tcPrChange w:id="647" w:author="Ore Toua" w:date="2026-04-30T12:37:00Z" w16du:dateUtc="2026-04-30T02:37:00Z">
              <w:tcPr>
                <w:tcW w:w="2763" w:type="dxa"/>
                <w:gridSpan w:val="2"/>
              </w:tcPr>
            </w:tcPrChange>
          </w:tcPr>
          <w:p w14:paraId="416ACD74" w14:textId="26D89AB7" w:rsidR="00A84CF2" w:rsidRPr="00A84CF2" w:rsidRDefault="00A84CF2" w:rsidP="00A84CF2">
            <w:pPr>
              <w:rPr>
                <w:ins w:id="648" w:author="Ore Toua" w:date="2026-04-30T12:34:00Z" w16du:dateUtc="2026-04-30T02:34:00Z"/>
                <w:rFonts w:ascii="Arial Narrow" w:hAnsi="Arial Narrow"/>
                <w:lang w:val="en-AU"/>
                <w:rPrChange w:id="649" w:author="Ore Toua" w:date="2026-04-30T12:34:00Z" w16du:dateUtc="2026-04-30T02:34:00Z">
                  <w:rPr>
                    <w:ins w:id="650" w:author="Ore Toua" w:date="2026-04-30T12:34:00Z" w16du:dateUtc="2026-04-30T02:34:00Z"/>
                    <w:lang w:val="en-AU"/>
                  </w:rPr>
                </w:rPrChange>
              </w:rPr>
            </w:pPr>
            <w:ins w:id="651" w:author="Ore Toua" w:date="2026-04-30T12:37:00Z" w16du:dateUtc="2026-04-30T02:37:00Z">
              <w:r>
                <w:rPr>
                  <w:rFonts w:ascii="Arial Narrow" w:hAnsi="Arial Narrow"/>
                  <w:lang w:val="en-AU"/>
                </w:rPr>
                <w:t>Formal approval by NMSA</w:t>
              </w:r>
            </w:ins>
          </w:p>
        </w:tc>
        <w:tc>
          <w:tcPr>
            <w:tcW w:w="1207" w:type="dxa"/>
            <w:tcPrChange w:id="652" w:author="Ore Toua" w:date="2026-04-30T12:37:00Z" w16du:dateUtc="2026-04-30T02:37:00Z">
              <w:tcPr>
                <w:tcW w:w="2764" w:type="dxa"/>
                <w:gridSpan w:val="2"/>
              </w:tcPr>
            </w:tcPrChange>
          </w:tcPr>
          <w:p w14:paraId="3958C4F1" w14:textId="23653217" w:rsidR="00A84CF2" w:rsidRPr="00A84CF2" w:rsidRDefault="00A84CF2" w:rsidP="00A84CF2">
            <w:pPr>
              <w:rPr>
                <w:ins w:id="653" w:author="Ore Toua" w:date="2026-04-30T12:34:00Z" w16du:dateUtc="2026-04-30T02:34:00Z"/>
                <w:rFonts w:ascii="Arial Narrow" w:hAnsi="Arial Narrow"/>
                <w:lang w:val="en-AU"/>
                <w:rPrChange w:id="654" w:author="Ore Toua" w:date="2026-04-30T12:34:00Z" w16du:dateUtc="2026-04-30T02:34:00Z">
                  <w:rPr>
                    <w:ins w:id="655" w:author="Ore Toua" w:date="2026-04-30T12:34:00Z" w16du:dateUtc="2026-04-30T02:34:00Z"/>
                    <w:lang w:val="en-AU"/>
                  </w:rPr>
                </w:rPrChange>
              </w:rPr>
            </w:pPr>
            <w:ins w:id="656" w:author="Ore Toua" w:date="2026-04-30T12:37:00Z" w16du:dateUtc="2026-04-30T02:37:00Z">
              <w:r>
                <w:rPr>
                  <w:rFonts w:ascii="Arial Narrow" w:hAnsi="Arial Narrow"/>
                  <w:lang w:val="en-AU"/>
                </w:rPr>
                <w:t xml:space="preserve">Insert Date </w:t>
              </w:r>
            </w:ins>
          </w:p>
        </w:tc>
      </w:tr>
    </w:tbl>
    <w:p w14:paraId="19619D8E" w14:textId="77777777" w:rsidR="00A84CF2" w:rsidRPr="00A84CF2" w:rsidRDefault="00A84CF2" w:rsidP="00A84CF2">
      <w:pPr>
        <w:rPr>
          <w:lang w:val="en-AU"/>
        </w:rPr>
        <w:pPrChange w:id="657" w:author="Ore Toua" w:date="2026-04-30T12:34:00Z" w16du:dateUtc="2026-04-30T02:34:00Z">
          <w:pPr>
            <w:pStyle w:val="Heading2"/>
            <w:jc w:val="both"/>
          </w:pPr>
        </w:pPrChange>
      </w:pPr>
    </w:p>
    <w:tbl>
      <w:tblPr>
        <w:tblW w:w="0" w:type="auto"/>
        <w:tblLook w:val="04A0" w:firstRow="1" w:lastRow="0" w:firstColumn="1" w:lastColumn="0" w:noHBand="0" w:noVBand="1"/>
      </w:tblPr>
      <w:tblGrid>
        <w:gridCol w:w="4156"/>
        <w:gridCol w:w="4144"/>
      </w:tblGrid>
      <w:tr w:rsidR="00FC11D9" w:rsidRPr="00CD0AD3" w14:paraId="59CEDC98" w14:textId="77777777" w:rsidTr="00255972">
        <w:tc>
          <w:tcPr>
            <w:tcW w:w="4320" w:type="dxa"/>
            <w:shd w:val="clear" w:color="auto" w:fill="C6D9F1" w:themeFill="text2" w:themeFillTint="33"/>
          </w:tcPr>
          <w:p w14:paraId="4C8A6B3E" w14:textId="1F03151A" w:rsidR="00FC11D9" w:rsidRPr="00CD0AD3" w:rsidRDefault="00E27CF5" w:rsidP="00CD0AD3">
            <w:pPr>
              <w:jc w:val="both"/>
              <w:rPr>
                <w:rFonts w:ascii="Arial Narrow" w:hAnsi="Arial Narrow"/>
                <w:b/>
                <w:bCs/>
                <w:lang w:val="en-AU"/>
                <w:rPrChange w:id="658" w:author="Ore Toua" w:date="2026-04-30T10:48:00Z" w16du:dateUtc="2026-04-30T00:48:00Z">
                  <w:rPr>
                    <w:b/>
                    <w:bCs/>
                    <w:lang w:val="en-AU"/>
                  </w:rPr>
                </w:rPrChange>
              </w:rPr>
            </w:pPr>
            <w:del w:id="659" w:author="Ore Toua" w:date="2026-04-30T12:37:00Z" w16du:dateUtc="2026-04-30T02:37:00Z">
              <w:r w:rsidRPr="00CD0AD3" w:rsidDel="00A84CF2">
                <w:rPr>
                  <w:rFonts w:ascii="Arial Narrow" w:hAnsi="Arial Narrow"/>
                  <w:b/>
                  <w:bCs/>
                  <w:lang w:val="en-AU"/>
                  <w:rPrChange w:id="660" w:author="Ore Toua" w:date="2026-04-30T10:48:00Z" w16du:dateUtc="2026-04-30T00:48:00Z">
                    <w:rPr>
                      <w:b/>
                      <w:bCs/>
                      <w:lang w:val="en-AU"/>
                    </w:rPr>
                  </w:rPrChange>
                </w:rPr>
                <w:delText>Deliverable</w:delText>
              </w:r>
            </w:del>
          </w:p>
        </w:tc>
        <w:tc>
          <w:tcPr>
            <w:tcW w:w="4320" w:type="dxa"/>
            <w:shd w:val="clear" w:color="auto" w:fill="C6D9F1" w:themeFill="text2" w:themeFillTint="33"/>
          </w:tcPr>
          <w:p w14:paraId="754100F6" w14:textId="09410901" w:rsidR="00FC11D9" w:rsidRPr="00CD0AD3" w:rsidRDefault="00E27CF5" w:rsidP="00CD0AD3">
            <w:pPr>
              <w:jc w:val="both"/>
              <w:rPr>
                <w:rFonts w:ascii="Arial Narrow" w:hAnsi="Arial Narrow"/>
                <w:b/>
                <w:bCs/>
                <w:lang w:val="en-AU"/>
                <w:rPrChange w:id="661" w:author="Ore Toua" w:date="2026-04-30T10:48:00Z" w16du:dateUtc="2026-04-30T00:48:00Z">
                  <w:rPr>
                    <w:b/>
                    <w:bCs/>
                    <w:lang w:val="en-AU"/>
                  </w:rPr>
                </w:rPrChange>
              </w:rPr>
            </w:pPr>
            <w:del w:id="662" w:author="Ore Toua" w:date="2026-04-30T12:37:00Z" w16du:dateUtc="2026-04-30T02:37:00Z">
              <w:r w:rsidRPr="00CD0AD3" w:rsidDel="00A84CF2">
                <w:rPr>
                  <w:rFonts w:ascii="Arial Narrow" w:hAnsi="Arial Narrow"/>
                  <w:b/>
                  <w:bCs/>
                  <w:lang w:val="en-AU"/>
                  <w:rPrChange w:id="663" w:author="Ore Toua" w:date="2026-04-30T10:48:00Z" w16du:dateUtc="2026-04-30T00:48:00Z">
                    <w:rPr>
                      <w:b/>
                      <w:bCs/>
                      <w:lang w:val="en-AU"/>
                    </w:rPr>
                  </w:rPrChange>
                </w:rPr>
                <w:delText>Target Completion</w:delText>
              </w:r>
            </w:del>
          </w:p>
        </w:tc>
      </w:tr>
      <w:tr w:rsidR="00FC11D9" w:rsidRPr="00CD0AD3" w14:paraId="00C78CD2" w14:textId="77777777">
        <w:tc>
          <w:tcPr>
            <w:tcW w:w="4320" w:type="dxa"/>
          </w:tcPr>
          <w:p w14:paraId="6FF19D64" w14:textId="32B3B8E6" w:rsidR="00FC11D9" w:rsidRPr="00CD0AD3" w:rsidRDefault="00E27CF5" w:rsidP="00CD0AD3">
            <w:pPr>
              <w:jc w:val="both"/>
              <w:rPr>
                <w:rFonts w:ascii="Arial Narrow" w:hAnsi="Arial Narrow"/>
                <w:lang w:val="en-AU"/>
                <w:rPrChange w:id="664" w:author="Ore Toua" w:date="2026-04-30T10:48:00Z" w16du:dateUtc="2026-04-30T00:48:00Z">
                  <w:rPr>
                    <w:lang w:val="en-AU"/>
                  </w:rPr>
                </w:rPrChange>
              </w:rPr>
            </w:pPr>
            <w:del w:id="665" w:author="Ore Toua" w:date="2026-04-30T12:37:00Z" w16du:dateUtc="2026-04-30T02:37:00Z">
              <w:r w:rsidRPr="00CD0AD3" w:rsidDel="00A84CF2">
                <w:rPr>
                  <w:rFonts w:ascii="Arial Narrow" w:hAnsi="Arial Narrow"/>
                  <w:lang w:val="en-AU"/>
                  <w:rPrChange w:id="666" w:author="Ore Toua" w:date="2026-04-30T10:48:00Z" w16du:dateUtc="2026-04-30T00:48:00Z">
                    <w:rPr>
                      <w:lang w:val="en-AU"/>
                    </w:rPr>
                  </w:rPrChange>
                </w:rPr>
                <w:delText>Initial Review Report</w:delText>
              </w:r>
            </w:del>
          </w:p>
        </w:tc>
        <w:tc>
          <w:tcPr>
            <w:tcW w:w="4320" w:type="dxa"/>
          </w:tcPr>
          <w:p w14:paraId="232FEDEE" w14:textId="544D4097" w:rsidR="00FC11D9" w:rsidRPr="00CD0AD3" w:rsidRDefault="00E27CF5" w:rsidP="00CD0AD3">
            <w:pPr>
              <w:jc w:val="both"/>
              <w:rPr>
                <w:rFonts w:ascii="Arial Narrow" w:hAnsi="Arial Narrow"/>
                <w:lang w:val="en-AU"/>
                <w:rPrChange w:id="667" w:author="Ore Toua" w:date="2026-04-30T10:48:00Z" w16du:dateUtc="2026-04-30T00:48:00Z">
                  <w:rPr>
                    <w:lang w:val="en-AU"/>
                  </w:rPr>
                </w:rPrChange>
              </w:rPr>
            </w:pPr>
            <w:del w:id="668" w:author="Ore Toua" w:date="2026-04-30T12:37:00Z" w16du:dateUtc="2026-04-30T02:37:00Z">
              <w:r w:rsidRPr="00CD0AD3" w:rsidDel="00A84CF2">
                <w:rPr>
                  <w:rFonts w:ascii="Arial Narrow" w:hAnsi="Arial Narrow"/>
                  <w:lang w:val="en-AU"/>
                  <w:rPrChange w:id="669" w:author="Ore Toua" w:date="2026-04-30T10:48:00Z" w16du:dateUtc="2026-04-30T00:48:00Z">
                    <w:rPr>
                      <w:lang w:val="en-AU"/>
                    </w:rPr>
                  </w:rPrChange>
                </w:rPr>
                <w:delText>[Insert Date]</w:delText>
              </w:r>
            </w:del>
          </w:p>
        </w:tc>
      </w:tr>
      <w:tr w:rsidR="00FC11D9" w:rsidRPr="00CD0AD3" w14:paraId="39D994FF" w14:textId="77777777">
        <w:tc>
          <w:tcPr>
            <w:tcW w:w="4320" w:type="dxa"/>
          </w:tcPr>
          <w:p w14:paraId="0272011A" w14:textId="43FB9F41" w:rsidR="00FC11D9" w:rsidRPr="00CD0AD3" w:rsidRDefault="00E27CF5" w:rsidP="00CD0AD3">
            <w:pPr>
              <w:jc w:val="both"/>
              <w:rPr>
                <w:rFonts w:ascii="Arial Narrow" w:hAnsi="Arial Narrow"/>
                <w:lang w:val="en-AU"/>
                <w:rPrChange w:id="670" w:author="Ore Toua" w:date="2026-04-30T10:48:00Z" w16du:dateUtc="2026-04-30T00:48:00Z">
                  <w:rPr>
                    <w:lang w:val="en-AU"/>
                  </w:rPr>
                </w:rPrChange>
              </w:rPr>
            </w:pPr>
            <w:del w:id="671" w:author="Ore Toua" w:date="2026-04-30T12:37:00Z" w16du:dateUtc="2026-04-30T02:37:00Z">
              <w:r w:rsidRPr="00CD0AD3" w:rsidDel="00A84CF2">
                <w:rPr>
                  <w:rFonts w:ascii="Arial Narrow" w:hAnsi="Arial Narrow"/>
                  <w:lang w:val="en-AU"/>
                  <w:rPrChange w:id="672" w:author="Ore Toua" w:date="2026-04-30T10:48:00Z" w16du:dateUtc="2026-04-30T00:48:00Z">
                    <w:rPr>
                      <w:lang w:val="en-AU"/>
                    </w:rPr>
                  </w:rPrChange>
                </w:rPr>
                <w:delText>Draft NCD SCRB Supplementary Act</w:delText>
              </w:r>
            </w:del>
          </w:p>
        </w:tc>
        <w:tc>
          <w:tcPr>
            <w:tcW w:w="4320" w:type="dxa"/>
          </w:tcPr>
          <w:p w14:paraId="6AA0E762" w14:textId="33C91371" w:rsidR="00FC11D9" w:rsidRPr="00CD0AD3" w:rsidRDefault="00E27CF5" w:rsidP="00CD0AD3">
            <w:pPr>
              <w:jc w:val="both"/>
              <w:rPr>
                <w:rFonts w:ascii="Arial Narrow" w:hAnsi="Arial Narrow"/>
                <w:lang w:val="en-AU"/>
                <w:rPrChange w:id="673" w:author="Ore Toua" w:date="2026-04-30T10:48:00Z" w16du:dateUtc="2026-04-30T00:48:00Z">
                  <w:rPr>
                    <w:lang w:val="en-AU"/>
                  </w:rPr>
                </w:rPrChange>
              </w:rPr>
            </w:pPr>
            <w:del w:id="674" w:author="Ore Toua" w:date="2026-04-30T12:37:00Z" w16du:dateUtc="2026-04-30T02:37:00Z">
              <w:r w:rsidRPr="00CD0AD3" w:rsidDel="00A84CF2">
                <w:rPr>
                  <w:rFonts w:ascii="Arial Narrow" w:hAnsi="Arial Narrow"/>
                  <w:lang w:val="en-AU"/>
                  <w:rPrChange w:id="675" w:author="Ore Toua" w:date="2026-04-30T10:48:00Z" w16du:dateUtc="2026-04-30T00:48:00Z">
                    <w:rPr>
                      <w:lang w:val="en-AU"/>
                    </w:rPr>
                  </w:rPrChange>
                </w:rPr>
                <w:delText>[Insert Date]</w:delText>
              </w:r>
            </w:del>
          </w:p>
        </w:tc>
      </w:tr>
      <w:tr w:rsidR="00FC11D9" w:rsidRPr="00CD0AD3" w14:paraId="7140227E" w14:textId="77777777">
        <w:tc>
          <w:tcPr>
            <w:tcW w:w="4320" w:type="dxa"/>
          </w:tcPr>
          <w:p w14:paraId="6B35C590" w14:textId="1559272A" w:rsidR="00FC11D9" w:rsidRPr="00CD0AD3" w:rsidRDefault="00E27CF5" w:rsidP="00CD0AD3">
            <w:pPr>
              <w:jc w:val="both"/>
              <w:rPr>
                <w:rFonts w:ascii="Arial Narrow" w:hAnsi="Arial Narrow"/>
                <w:lang w:val="en-AU"/>
                <w:rPrChange w:id="676" w:author="Ore Toua" w:date="2026-04-30T10:48:00Z" w16du:dateUtc="2026-04-30T00:48:00Z">
                  <w:rPr>
                    <w:lang w:val="en-AU"/>
                  </w:rPr>
                </w:rPrChange>
              </w:rPr>
            </w:pPr>
            <w:del w:id="677" w:author="Ore Toua" w:date="2026-04-30T12:37:00Z" w16du:dateUtc="2026-04-30T02:37:00Z">
              <w:r w:rsidRPr="00CD0AD3" w:rsidDel="00A84CF2">
                <w:rPr>
                  <w:rFonts w:ascii="Arial Narrow" w:hAnsi="Arial Narrow"/>
                  <w:lang w:val="en-AU"/>
                  <w:rPrChange w:id="678" w:author="Ore Toua" w:date="2026-04-30T10:48:00Z" w16du:dateUtc="2026-04-30T00:48:00Z">
                    <w:rPr>
                      <w:lang w:val="en-AU"/>
                    </w:rPr>
                  </w:rPrChange>
                </w:rPr>
                <w:delText>Stakeholder Consultation Summary</w:delText>
              </w:r>
            </w:del>
          </w:p>
        </w:tc>
        <w:tc>
          <w:tcPr>
            <w:tcW w:w="4320" w:type="dxa"/>
          </w:tcPr>
          <w:p w14:paraId="08E917BB" w14:textId="27196C36" w:rsidR="00FC11D9" w:rsidRPr="00CD0AD3" w:rsidRDefault="00E27CF5" w:rsidP="00CD0AD3">
            <w:pPr>
              <w:jc w:val="both"/>
              <w:rPr>
                <w:rFonts w:ascii="Arial Narrow" w:hAnsi="Arial Narrow"/>
                <w:lang w:val="en-AU"/>
                <w:rPrChange w:id="679" w:author="Ore Toua" w:date="2026-04-30T10:48:00Z" w16du:dateUtc="2026-04-30T00:48:00Z">
                  <w:rPr>
                    <w:lang w:val="en-AU"/>
                  </w:rPr>
                </w:rPrChange>
              </w:rPr>
            </w:pPr>
            <w:del w:id="680" w:author="Ore Toua" w:date="2026-04-30T12:37:00Z" w16du:dateUtc="2026-04-30T02:37:00Z">
              <w:r w:rsidRPr="00CD0AD3" w:rsidDel="00A84CF2">
                <w:rPr>
                  <w:rFonts w:ascii="Arial Narrow" w:hAnsi="Arial Narrow"/>
                  <w:lang w:val="en-AU"/>
                  <w:rPrChange w:id="681" w:author="Ore Toua" w:date="2026-04-30T10:48:00Z" w16du:dateUtc="2026-04-30T00:48:00Z">
                    <w:rPr>
                      <w:lang w:val="en-AU"/>
                    </w:rPr>
                  </w:rPrChange>
                </w:rPr>
                <w:delText>[Insert Date]</w:delText>
              </w:r>
            </w:del>
          </w:p>
        </w:tc>
      </w:tr>
      <w:tr w:rsidR="00FC11D9" w:rsidRPr="00CD0AD3" w14:paraId="46F58FC5" w14:textId="77777777">
        <w:tc>
          <w:tcPr>
            <w:tcW w:w="4320" w:type="dxa"/>
          </w:tcPr>
          <w:p w14:paraId="44783981" w14:textId="7398DFEB" w:rsidR="00FC11D9" w:rsidRPr="00CD0AD3" w:rsidRDefault="00E27CF5" w:rsidP="00CD0AD3">
            <w:pPr>
              <w:jc w:val="both"/>
              <w:rPr>
                <w:rFonts w:ascii="Arial Narrow" w:hAnsi="Arial Narrow"/>
                <w:lang w:val="en-AU"/>
                <w:rPrChange w:id="682" w:author="Ore Toua" w:date="2026-04-30T10:48:00Z" w16du:dateUtc="2026-04-30T00:48:00Z">
                  <w:rPr>
                    <w:lang w:val="en-AU"/>
                  </w:rPr>
                </w:rPrChange>
              </w:rPr>
            </w:pPr>
            <w:del w:id="683" w:author="Ore Toua" w:date="2026-04-30T12:37:00Z" w16du:dateUtc="2026-04-30T02:37:00Z">
              <w:r w:rsidRPr="00CD0AD3" w:rsidDel="00A84CF2">
                <w:rPr>
                  <w:rFonts w:ascii="Arial Narrow" w:hAnsi="Arial Narrow"/>
                  <w:lang w:val="en-AU"/>
                  <w:rPrChange w:id="684" w:author="Ore Toua" w:date="2026-04-30T10:48:00Z" w16du:dateUtc="2026-04-30T00:48:00Z">
                    <w:rPr>
                      <w:lang w:val="en-AU"/>
                    </w:rPr>
                  </w:rPrChange>
                </w:rPr>
                <w:delText>Final Draft Submission to NMSA</w:delText>
              </w:r>
            </w:del>
          </w:p>
        </w:tc>
        <w:tc>
          <w:tcPr>
            <w:tcW w:w="4320" w:type="dxa"/>
          </w:tcPr>
          <w:p w14:paraId="5342DBC2" w14:textId="18403E0B" w:rsidR="00FC11D9" w:rsidRPr="00CD0AD3" w:rsidRDefault="00E27CF5" w:rsidP="00CD0AD3">
            <w:pPr>
              <w:jc w:val="both"/>
              <w:rPr>
                <w:rFonts w:ascii="Arial Narrow" w:hAnsi="Arial Narrow"/>
                <w:lang w:val="en-AU"/>
                <w:rPrChange w:id="685" w:author="Ore Toua" w:date="2026-04-30T10:48:00Z" w16du:dateUtc="2026-04-30T00:48:00Z">
                  <w:rPr>
                    <w:lang w:val="en-AU"/>
                  </w:rPr>
                </w:rPrChange>
              </w:rPr>
            </w:pPr>
            <w:del w:id="686" w:author="Ore Toua" w:date="2026-04-30T12:37:00Z" w16du:dateUtc="2026-04-30T02:37:00Z">
              <w:r w:rsidRPr="00CD0AD3" w:rsidDel="00A84CF2">
                <w:rPr>
                  <w:rFonts w:ascii="Arial Narrow" w:hAnsi="Arial Narrow"/>
                  <w:lang w:val="en-AU"/>
                  <w:rPrChange w:id="687" w:author="Ore Toua" w:date="2026-04-30T10:48:00Z" w16du:dateUtc="2026-04-30T00:48:00Z">
                    <w:rPr>
                      <w:lang w:val="en-AU"/>
                    </w:rPr>
                  </w:rPrChange>
                </w:rPr>
                <w:delText>[Insert Date]</w:delText>
              </w:r>
            </w:del>
          </w:p>
        </w:tc>
      </w:tr>
      <w:tr w:rsidR="00FC11D9" w:rsidRPr="00CD0AD3" w14:paraId="75747389" w14:textId="77777777">
        <w:tc>
          <w:tcPr>
            <w:tcW w:w="4320" w:type="dxa"/>
          </w:tcPr>
          <w:p w14:paraId="559960CA" w14:textId="23C5D339" w:rsidR="00FC11D9" w:rsidRPr="00CD0AD3" w:rsidRDefault="00E27CF5" w:rsidP="00CD0AD3">
            <w:pPr>
              <w:jc w:val="both"/>
              <w:rPr>
                <w:rFonts w:ascii="Arial Narrow" w:hAnsi="Arial Narrow"/>
                <w:lang w:val="en-AU"/>
                <w:rPrChange w:id="688" w:author="Ore Toua" w:date="2026-04-30T10:48:00Z" w16du:dateUtc="2026-04-30T00:48:00Z">
                  <w:rPr>
                    <w:lang w:val="en-AU"/>
                  </w:rPr>
                </w:rPrChange>
              </w:rPr>
            </w:pPr>
            <w:del w:id="689" w:author="Ore Toua" w:date="2026-04-30T12:37:00Z" w16du:dateUtc="2026-04-30T02:37:00Z">
              <w:r w:rsidRPr="00CD0AD3" w:rsidDel="00A84CF2">
                <w:rPr>
                  <w:rFonts w:ascii="Arial Narrow" w:hAnsi="Arial Narrow"/>
                  <w:lang w:val="en-AU"/>
                  <w:rPrChange w:id="690" w:author="Ore Toua" w:date="2026-04-30T10:48:00Z" w16du:dateUtc="2026-04-30T00:48:00Z">
                    <w:rPr>
                      <w:lang w:val="en-AU"/>
                    </w:rPr>
                  </w:rPrChange>
                </w:rPr>
                <w:delText>Endorsement by NMSA</w:delText>
              </w:r>
            </w:del>
          </w:p>
        </w:tc>
        <w:tc>
          <w:tcPr>
            <w:tcW w:w="4320" w:type="dxa"/>
          </w:tcPr>
          <w:p w14:paraId="7823189F" w14:textId="4AD335DA" w:rsidR="00FC11D9" w:rsidRPr="00CD0AD3" w:rsidRDefault="00E27CF5" w:rsidP="00CD0AD3">
            <w:pPr>
              <w:jc w:val="both"/>
              <w:rPr>
                <w:rFonts w:ascii="Arial Narrow" w:hAnsi="Arial Narrow"/>
                <w:lang w:val="en-AU"/>
                <w:rPrChange w:id="691" w:author="Ore Toua" w:date="2026-04-30T10:48:00Z" w16du:dateUtc="2026-04-30T00:48:00Z">
                  <w:rPr>
                    <w:lang w:val="en-AU"/>
                  </w:rPr>
                </w:rPrChange>
              </w:rPr>
            </w:pPr>
            <w:del w:id="692" w:author="Ore Toua" w:date="2026-04-30T12:37:00Z" w16du:dateUtc="2026-04-30T02:37:00Z">
              <w:r w:rsidRPr="00CD0AD3" w:rsidDel="00A84CF2">
                <w:rPr>
                  <w:rFonts w:ascii="Arial Narrow" w:hAnsi="Arial Narrow"/>
                  <w:lang w:val="en-AU"/>
                  <w:rPrChange w:id="693" w:author="Ore Toua" w:date="2026-04-30T10:48:00Z" w16du:dateUtc="2026-04-30T00:48:00Z">
                    <w:rPr>
                      <w:lang w:val="en-AU"/>
                    </w:rPr>
                  </w:rPrChange>
                </w:rPr>
                <w:delText>[Insert Date]</w:delText>
              </w:r>
            </w:del>
          </w:p>
        </w:tc>
      </w:tr>
    </w:tbl>
    <w:p w14:paraId="0F813EA4" w14:textId="2AF54BE1" w:rsidR="00FC11D9" w:rsidRPr="00CD0AD3" w:rsidRDefault="00E27CF5" w:rsidP="00CD0AD3">
      <w:pPr>
        <w:pStyle w:val="Heading2"/>
        <w:jc w:val="both"/>
        <w:rPr>
          <w:rFonts w:ascii="Arial Narrow" w:hAnsi="Arial Narrow"/>
          <w:lang w:val="en-AU"/>
          <w:rPrChange w:id="694" w:author="Ore Toua" w:date="2026-04-30T10:48:00Z" w16du:dateUtc="2026-04-30T00:48:00Z">
            <w:rPr>
              <w:lang w:val="en-AU"/>
            </w:rPr>
          </w:rPrChange>
        </w:rPr>
      </w:pPr>
      <w:r w:rsidRPr="00CD0AD3">
        <w:rPr>
          <w:rFonts w:ascii="Arial Narrow" w:hAnsi="Arial Narrow"/>
          <w:lang w:val="en-AU"/>
          <w:rPrChange w:id="695" w:author="Ore Toua" w:date="2026-04-30T10:48:00Z" w16du:dateUtc="2026-04-30T00:48:00Z">
            <w:rPr>
              <w:lang w:val="en-AU"/>
            </w:rPr>
          </w:rPrChange>
        </w:rPr>
        <w:t>1</w:t>
      </w:r>
      <w:ins w:id="696" w:author="Ore Toua" w:date="2026-04-30T12:38:00Z" w16du:dateUtc="2026-04-30T02:38:00Z">
        <w:r w:rsidR="00A84CF2">
          <w:rPr>
            <w:rFonts w:ascii="Arial Narrow" w:hAnsi="Arial Narrow"/>
            <w:lang w:val="en-AU"/>
          </w:rPr>
          <w:t>2</w:t>
        </w:r>
      </w:ins>
      <w:del w:id="697" w:author="Ore Toua" w:date="2026-04-30T12:38:00Z" w16du:dateUtc="2026-04-30T02:38:00Z">
        <w:r w:rsidRPr="00CD0AD3" w:rsidDel="00A84CF2">
          <w:rPr>
            <w:rFonts w:ascii="Arial Narrow" w:hAnsi="Arial Narrow"/>
            <w:lang w:val="en-AU"/>
            <w:rPrChange w:id="698" w:author="Ore Toua" w:date="2026-04-30T10:48:00Z" w16du:dateUtc="2026-04-30T00:48:00Z">
              <w:rPr>
                <w:lang w:val="en-AU"/>
              </w:rPr>
            </w:rPrChange>
          </w:rPr>
          <w:delText>1</w:delText>
        </w:r>
      </w:del>
      <w:r w:rsidRPr="00CD0AD3">
        <w:rPr>
          <w:rFonts w:ascii="Arial Narrow" w:hAnsi="Arial Narrow"/>
          <w:lang w:val="en-AU"/>
          <w:rPrChange w:id="699" w:author="Ore Toua" w:date="2026-04-30T10:48:00Z" w16du:dateUtc="2026-04-30T00:48:00Z">
            <w:rPr>
              <w:lang w:val="en-AU"/>
            </w:rPr>
          </w:rPrChange>
        </w:rPr>
        <w:t xml:space="preserve">. </w:t>
      </w:r>
      <w:del w:id="700" w:author="Ore Toua" w:date="2026-04-30T12:38:00Z" w16du:dateUtc="2026-04-30T02:38:00Z">
        <w:r w:rsidRPr="00CD0AD3" w:rsidDel="00A84CF2">
          <w:rPr>
            <w:rFonts w:ascii="Arial Narrow" w:hAnsi="Arial Narrow"/>
            <w:lang w:val="en-AU"/>
            <w:rPrChange w:id="701" w:author="Ore Toua" w:date="2026-04-30T10:48:00Z" w16du:dateUtc="2026-04-30T00:48:00Z">
              <w:rPr>
                <w:lang w:val="en-AU"/>
              </w:rPr>
            </w:rPrChange>
          </w:rPr>
          <w:delText>Effective Date and Duration</w:delText>
        </w:r>
      </w:del>
      <w:ins w:id="702" w:author="Ore Toua" w:date="2026-04-30T12:38:00Z" w16du:dateUtc="2026-04-30T02:38:00Z">
        <w:r w:rsidR="00A84CF2">
          <w:rPr>
            <w:rFonts w:ascii="Arial Narrow" w:hAnsi="Arial Narrow"/>
            <w:lang w:val="en-AU"/>
          </w:rPr>
          <w:t xml:space="preserve">Risk </w:t>
        </w:r>
      </w:ins>
      <w:ins w:id="703" w:author="Ore Toua" w:date="2026-04-30T12:40:00Z" w16du:dateUtc="2026-04-30T02:40:00Z">
        <w:r w:rsidR="00A84CF2">
          <w:rPr>
            <w:rFonts w:ascii="Arial Narrow" w:hAnsi="Arial Narrow"/>
            <w:lang w:val="en-AU"/>
          </w:rPr>
          <w:t>Management</w:t>
        </w:r>
      </w:ins>
      <w:ins w:id="704" w:author="Ore Toua" w:date="2026-04-30T12:38:00Z" w16du:dateUtc="2026-04-30T02:38:00Z">
        <w:r w:rsidR="00A84CF2">
          <w:rPr>
            <w:rFonts w:ascii="Arial Narrow" w:hAnsi="Arial Narrow"/>
            <w:lang w:val="en-AU"/>
          </w:rPr>
          <w:t xml:space="preserve"> and Compliance</w:t>
        </w:r>
      </w:ins>
    </w:p>
    <w:p w14:paraId="1FACF4A5" w14:textId="77777777" w:rsidR="00A84CF2" w:rsidRDefault="00E27CF5" w:rsidP="00CD0AD3">
      <w:pPr>
        <w:jc w:val="both"/>
        <w:rPr>
          <w:ins w:id="705" w:author="Ore Toua" w:date="2026-04-30T12:38:00Z" w16du:dateUtc="2026-04-30T02:38:00Z"/>
          <w:rFonts w:ascii="Arial Narrow" w:hAnsi="Arial Narrow"/>
          <w:lang w:val="en-AU"/>
        </w:rPr>
      </w:pPr>
      <w:del w:id="706" w:author="Ore Toua" w:date="2026-04-30T12:38:00Z" w16du:dateUtc="2026-04-30T02:38:00Z">
        <w:r w:rsidRPr="00CD0AD3" w:rsidDel="00A84CF2">
          <w:rPr>
            <w:rFonts w:ascii="Arial Narrow" w:hAnsi="Arial Narrow"/>
            <w:lang w:val="en-AU"/>
            <w:rPrChange w:id="707" w:author="Ore Toua" w:date="2026-04-30T10:48:00Z" w16du:dateUtc="2026-04-30T00:48:00Z">
              <w:rPr>
                <w:lang w:val="en-AU"/>
              </w:rPr>
            </w:rPrChange>
          </w:rPr>
          <w:delText>These Terms of Reference shall take effect upon approval by the NCD SCRB and remain in force until the completion of the Working Group’s mandate or as extended by the Board</w:delText>
        </w:r>
      </w:del>
      <w:ins w:id="708" w:author="Ore Toua" w:date="2026-04-30T12:38:00Z" w16du:dateUtc="2026-04-30T02:38:00Z">
        <w:r w:rsidR="00A84CF2">
          <w:rPr>
            <w:rFonts w:ascii="Arial Narrow" w:hAnsi="Arial Narrow"/>
            <w:lang w:val="en-AU"/>
          </w:rPr>
          <w:t>The Working Group shall ensure:</w:t>
        </w:r>
      </w:ins>
    </w:p>
    <w:p w14:paraId="5CC5A33E" w14:textId="77777777" w:rsidR="00A84CF2" w:rsidRDefault="00A84CF2" w:rsidP="00A84CF2">
      <w:pPr>
        <w:pStyle w:val="ListParagraph"/>
        <w:numPr>
          <w:ilvl w:val="0"/>
          <w:numId w:val="19"/>
        </w:numPr>
        <w:jc w:val="both"/>
        <w:rPr>
          <w:ins w:id="709" w:author="Ore Toua" w:date="2026-04-30T12:38:00Z" w16du:dateUtc="2026-04-30T02:38:00Z"/>
          <w:rFonts w:ascii="Arial Narrow" w:hAnsi="Arial Narrow"/>
          <w:lang w:val="en-AU"/>
        </w:rPr>
      </w:pPr>
      <w:ins w:id="710" w:author="Ore Toua" w:date="2026-04-30T12:38:00Z" w16du:dateUtc="2026-04-30T02:38:00Z">
        <w:r>
          <w:rPr>
            <w:rFonts w:ascii="Arial Narrow" w:hAnsi="Arial Narrow"/>
            <w:lang w:val="en-AU"/>
          </w:rPr>
          <w:t>Alignment with the Small Craft 2011</w:t>
        </w:r>
      </w:ins>
    </w:p>
    <w:p w14:paraId="72F80F7D" w14:textId="77777777" w:rsidR="00A84CF2" w:rsidRDefault="00A84CF2" w:rsidP="00A84CF2">
      <w:pPr>
        <w:pStyle w:val="ListParagraph"/>
        <w:numPr>
          <w:ilvl w:val="0"/>
          <w:numId w:val="19"/>
        </w:numPr>
        <w:jc w:val="both"/>
        <w:rPr>
          <w:ins w:id="711" w:author="Ore Toua" w:date="2026-04-30T12:39:00Z" w16du:dateUtc="2026-04-30T02:39:00Z"/>
          <w:rFonts w:ascii="Arial Narrow" w:hAnsi="Arial Narrow"/>
          <w:lang w:val="en-AU"/>
        </w:rPr>
      </w:pPr>
      <w:ins w:id="712" w:author="Ore Toua" w:date="2026-04-30T12:38:00Z" w16du:dateUtc="2026-04-30T02:38:00Z">
        <w:r>
          <w:rPr>
            <w:rFonts w:ascii="Arial Narrow" w:hAnsi="Arial Narrow"/>
            <w:lang w:val="en-AU"/>
          </w:rPr>
          <w:t>Legal review of al</w:t>
        </w:r>
      </w:ins>
      <w:ins w:id="713" w:author="Ore Toua" w:date="2026-04-30T12:39:00Z" w16du:dateUtc="2026-04-30T02:39:00Z">
        <w:r>
          <w:rPr>
            <w:rFonts w:ascii="Arial Narrow" w:hAnsi="Arial Narrow"/>
            <w:lang w:val="en-AU"/>
          </w:rPr>
          <w:t>l draft instruments prior to submissions</w:t>
        </w:r>
      </w:ins>
    </w:p>
    <w:p w14:paraId="03745F7A" w14:textId="77777777" w:rsidR="00A84CF2" w:rsidRDefault="00A84CF2" w:rsidP="00A84CF2">
      <w:pPr>
        <w:pStyle w:val="ListParagraph"/>
        <w:numPr>
          <w:ilvl w:val="0"/>
          <w:numId w:val="19"/>
        </w:numPr>
        <w:jc w:val="both"/>
        <w:rPr>
          <w:ins w:id="714" w:author="Ore Toua" w:date="2026-04-30T12:40:00Z" w16du:dateUtc="2026-04-30T02:40:00Z"/>
          <w:rFonts w:ascii="Arial Narrow" w:hAnsi="Arial Narrow"/>
          <w:lang w:val="en-AU"/>
        </w:rPr>
      </w:pPr>
      <w:ins w:id="715" w:author="Ore Toua" w:date="2026-04-30T12:39:00Z" w16du:dateUtc="2026-04-30T02:39:00Z">
        <w:r>
          <w:rPr>
            <w:rFonts w:ascii="Arial Narrow" w:hAnsi="Arial Narrow"/>
            <w:lang w:val="en-AU"/>
          </w:rPr>
          <w:t>Consideration of enforcement capacity and operational feasibility</w:t>
        </w:r>
      </w:ins>
    </w:p>
    <w:p w14:paraId="6C4CD465" w14:textId="0AE722A5" w:rsidR="00FC11D9" w:rsidRDefault="00A84CF2" w:rsidP="00A84CF2">
      <w:pPr>
        <w:pStyle w:val="ListParagraph"/>
        <w:numPr>
          <w:ilvl w:val="0"/>
          <w:numId w:val="19"/>
        </w:numPr>
        <w:jc w:val="both"/>
        <w:rPr>
          <w:ins w:id="716" w:author="Ore Toua" w:date="2026-04-30T12:40:00Z" w16du:dateUtc="2026-04-30T02:40:00Z"/>
          <w:rFonts w:ascii="Arial Narrow" w:hAnsi="Arial Narrow"/>
          <w:lang w:val="en-AU"/>
        </w:rPr>
      </w:pPr>
      <w:ins w:id="717" w:author="Ore Toua" w:date="2026-04-30T12:40:00Z" w16du:dateUtc="2026-04-30T02:40:00Z">
        <w:r>
          <w:rPr>
            <w:rFonts w:ascii="Arial Narrow" w:hAnsi="Arial Narrow"/>
            <w:lang w:val="en-AU"/>
          </w:rPr>
          <w:t>Documentation of risks and mitigation strategies during implementation</w:t>
        </w:r>
      </w:ins>
      <w:r w:rsidR="00E27CF5" w:rsidRPr="00A84CF2">
        <w:rPr>
          <w:rFonts w:ascii="Arial Narrow" w:hAnsi="Arial Narrow"/>
          <w:lang w:val="en-AU"/>
          <w:rPrChange w:id="718" w:author="Ore Toua" w:date="2026-04-30T12:38:00Z" w16du:dateUtc="2026-04-30T02:38:00Z">
            <w:rPr>
              <w:lang w:val="en-AU"/>
            </w:rPr>
          </w:rPrChange>
        </w:rPr>
        <w:t>.</w:t>
      </w:r>
    </w:p>
    <w:p w14:paraId="3DDC391F" w14:textId="77777777" w:rsidR="00A84CF2" w:rsidRDefault="00A84CF2" w:rsidP="00A84CF2">
      <w:pPr>
        <w:pStyle w:val="ListParagraph"/>
        <w:jc w:val="both"/>
        <w:rPr>
          <w:ins w:id="719" w:author="Ore Toua" w:date="2026-04-30T12:40:00Z" w16du:dateUtc="2026-04-30T02:40:00Z"/>
          <w:rFonts w:ascii="Arial Narrow" w:hAnsi="Arial Narrow"/>
          <w:lang w:val="en-AU"/>
        </w:rPr>
      </w:pPr>
    </w:p>
    <w:p w14:paraId="0C3D554D" w14:textId="77777777" w:rsidR="00A84CF2" w:rsidRDefault="00A84CF2" w:rsidP="00A84CF2">
      <w:pPr>
        <w:pStyle w:val="ListParagraph"/>
        <w:jc w:val="both"/>
        <w:rPr>
          <w:ins w:id="720" w:author="Ore Toua" w:date="2026-04-30T12:40:00Z" w16du:dateUtc="2026-04-30T02:40:00Z"/>
          <w:rFonts w:ascii="Arial Narrow" w:hAnsi="Arial Narrow"/>
          <w:lang w:val="en-AU"/>
        </w:rPr>
      </w:pPr>
    </w:p>
    <w:p w14:paraId="40BD1E54" w14:textId="037D298C" w:rsidR="00A84CF2" w:rsidRDefault="00A84CF2" w:rsidP="00A84CF2">
      <w:pPr>
        <w:pStyle w:val="Heading2"/>
        <w:jc w:val="both"/>
        <w:rPr>
          <w:ins w:id="721" w:author="Ore Toua" w:date="2026-04-30T12:41:00Z" w16du:dateUtc="2026-04-30T02:41:00Z"/>
          <w:rFonts w:ascii="Arial Narrow" w:hAnsi="Arial Narrow"/>
          <w:lang w:val="en-AU"/>
        </w:rPr>
      </w:pPr>
      <w:ins w:id="722" w:author="Ore Toua" w:date="2026-04-30T12:40:00Z" w16du:dateUtc="2026-04-30T02:40:00Z">
        <w:r w:rsidRPr="008B19C1">
          <w:rPr>
            <w:rFonts w:ascii="Arial Narrow" w:hAnsi="Arial Narrow"/>
            <w:lang w:val="en-AU"/>
          </w:rPr>
          <w:t>1</w:t>
        </w:r>
        <w:r>
          <w:rPr>
            <w:rFonts w:ascii="Arial Narrow" w:hAnsi="Arial Narrow"/>
            <w:lang w:val="en-AU"/>
          </w:rPr>
          <w:t>3</w:t>
        </w:r>
        <w:r w:rsidRPr="008B19C1">
          <w:rPr>
            <w:rFonts w:ascii="Arial Narrow" w:hAnsi="Arial Narrow"/>
            <w:lang w:val="en-AU"/>
          </w:rPr>
          <w:t xml:space="preserve">. </w:t>
        </w:r>
      </w:ins>
      <w:ins w:id="723" w:author="Ore Toua" w:date="2026-04-30T12:41:00Z" w16du:dateUtc="2026-04-30T02:41:00Z">
        <w:r>
          <w:rPr>
            <w:rFonts w:ascii="Arial Narrow" w:hAnsi="Arial Narrow"/>
            <w:lang w:val="en-AU"/>
          </w:rPr>
          <w:t xml:space="preserve">Effective Date and Duration </w:t>
        </w:r>
      </w:ins>
    </w:p>
    <w:p w14:paraId="6E6D2576" w14:textId="46C0E2DF" w:rsidR="00A84CF2" w:rsidRDefault="00A84CF2" w:rsidP="00A84CF2">
      <w:pPr>
        <w:rPr>
          <w:ins w:id="724" w:author="Ore Toua" w:date="2026-04-30T12:42:00Z" w16du:dateUtc="2026-04-30T02:42:00Z"/>
          <w:rFonts w:ascii="Arial Narrow" w:hAnsi="Arial Narrow"/>
          <w:lang w:val="en-AU"/>
        </w:rPr>
      </w:pPr>
      <w:ins w:id="725" w:author="Ore Toua" w:date="2026-04-30T12:41:00Z" w16du:dateUtc="2026-04-30T02:41:00Z">
        <w:r>
          <w:rPr>
            <w:rFonts w:ascii="Arial Narrow" w:hAnsi="Arial Narrow"/>
            <w:lang w:val="en-AU"/>
          </w:rPr>
          <w:t>These Terms of Reference take effect upon approval by the NCD SCRB and shall remain in force un</w:t>
        </w:r>
      </w:ins>
      <w:ins w:id="726" w:author="Ore Toua" w:date="2026-04-30T12:42:00Z" w16du:dateUtc="2026-04-30T02:42:00Z">
        <w:r>
          <w:rPr>
            <w:rFonts w:ascii="Arial Narrow" w:hAnsi="Arial Narrow"/>
            <w:lang w:val="en-AU"/>
          </w:rPr>
          <w:t>til:</w:t>
        </w:r>
      </w:ins>
    </w:p>
    <w:p w14:paraId="6EBF065D" w14:textId="447E4DCF" w:rsidR="00A84CF2" w:rsidRPr="00A84CF2" w:rsidRDefault="00A84CF2" w:rsidP="00A84CF2">
      <w:pPr>
        <w:pStyle w:val="ListParagraph"/>
        <w:numPr>
          <w:ilvl w:val="0"/>
          <w:numId w:val="20"/>
        </w:numPr>
        <w:rPr>
          <w:ins w:id="727" w:author="Ore Toua" w:date="2026-04-30T12:42:00Z" w16du:dateUtc="2026-04-30T02:42:00Z"/>
          <w:rFonts w:ascii="Arial Narrow" w:hAnsi="Arial Narrow"/>
          <w:lang w:val="en-AU"/>
          <w:rPrChange w:id="728" w:author="Ore Toua" w:date="2026-04-30T12:43:00Z" w16du:dateUtc="2026-04-30T02:43:00Z">
            <w:rPr>
              <w:ins w:id="729" w:author="Ore Toua" w:date="2026-04-30T12:42:00Z" w16du:dateUtc="2026-04-30T02:42:00Z"/>
              <w:lang w:val="en-AU"/>
            </w:rPr>
          </w:rPrChange>
        </w:rPr>
        <w:pPrChange w:id="730" w:author="Ore Toua" w:date="2026-04-30T12:43:00Z" w16du:dateUtc="2026-04-30T02:43:00Z">
          <w:pPr/>
        </w:pPrChange>
      </w:pPr>
      <w:ins w:id="731" w:author="Ore Toua" w:date="2026-04-30T12:42:00Z" w16du:dateUtc="2026-04-30T02:42:00Z">
        <w:r w:rsidRPr="00A84CF2">
          <w:rPr>
            <w:rFonts w:ascii="Arial Narrow" w:hAnsi="Arial Narrow"/>
            <w:lang w:val="en-AU"/>
            <w:rPrChange w:id="732" w:author="Ore Toua" w:date="2026-04-30T12:43:00Z" w16du:dateUtc="2026-04-30T02:43:00Z">
              <w:rPr>
                <w:lang w:val="en-AU"/>
              </w:rPr>
            </w:rPrChange>
          </w:rPr>
          <w:t>Completion of the Working Group’s mandate; or</w:t>
        </w:r>
      </w:ins>
    </w:p>
    <w:p w14:paraId="5922253E" w14:textId="4B1B0D6E" w:rsidR="00A84CF2" w:rsidRPr="00A84CF2" w:rsidRDefault="00A84CF2" w:rsidP="00A84CF2">
      <w:pPr>
        <w:pStyle w:val="ListParagraph"/>
        <w:numPr>
          <w:ilvl w:val="0"/>
          <w:numId w:val="20"/>
        </w:numPr>
        <w:rPr>
          <w:ins w:id="733" w:author="Ore Toua" w:date="2026-04-30T12:42:00Z" w16du:dateUtc="2026-04-30T02:42:00Z"/>
          <w:rFonts w:ascii="Arial Narrow" w:hAnsi="Arial Narrow"/>
          <w:lang w:val="en-AU"/>
          <w:rPrChange w:id="734" w:author="Ore Toua" w:date="2026-04-30T12:43:00Z" w16du:dateUtc="2026-04-30T02:43:00Z">
            <w:rPr>
              <w:ins w:id="735" w:author="Ore Toua" w:date="2026-04-30T12:42:00Z" w16du:dateUtc="2026-04-30T02:42:00Z"/>
              <w:lang w:val="en-AU"/>
            </w:rPr>
          </w:rPrChange>
        </w:rPr>
        <w:pPrChange w:id="736" w:author="Ore Toua" w:date="2026-04-30T12:43:00Z" w16du:dateUtc="2026-04-30T02:43:00Z">
          <w:pPr/>
        </w:pPrChange>
      </w:pPr>
      <w:ins w:id="737" w:author="Ore Toua" w:date="2026-04-30T12:42:00Z" w16du:dateUtc="2026-04-30T02:42:00Z">
        <w:r w:rsidRPr="00A84CF2">
          <w:rPr>
            <w:rFonts w:ascii="Arial Narrow" w:hAnsi="Arial Narrow"/>
            <w:lang w:val="en-AU"/>
            <w:rPrChange w:id="738" w:author="Ore Toua" w:date="2026-04-30T12:43:00Z" w16du:dateUtc="2026-04-30T02:43:00Z">
              <w:rPr>
                <w:lang w:val="en-AU"/>
              </w:rPr>
            </w:rPrChange>
          </w:rPr>
          <w:t>Formal dissolution or extension by the Board.</w:t>
        </w:r>
      </w:ins>
    </w:p>
    <w:p w14:paraId="3B67DF13" w14:textId="00210FFD" w:rsidR="00A84CF2" w:rsidRDefault="00A84CF2" w:rsidP="00A84CF2">
      <w:pPr>
        <w:pStyle w:val="Heading2"/>
        <w:jc w:val="both"/>
        <w:rPr>
          <w:ins w:id="739" w:author="Ore Toua" w:date="2026-04-30T12:43:00Z" w16du:dateUtc="2026-04-30T02:43:00Z"/>
          <w:rFonts w:ascii="Arial Narrow" w:hAnsi="Arial Narrow"/>
          <w:lang w:val="en-AU"/>
        </w:rPr>
      </w:pPr>
      <w:ins w:id="740" w:author="Ore Toua" w:date="2026-04-30T12:43:00Z" w16du:dateUtc="2026-04-30T02:43:00Z">
        <w:r w:rsidRPr="008B19C1">
          <w:rPr>
            <w:rFonts w:ascii="Arial Narrow" w:hAnsi="Arial Narrow"/>
            <w:lang w:val="en-AU"/>
          </w:rPr>
          <w:t>1</w:t>
        </w:r>
        <w:r>
          <w:rPr>
            <w:rFonts w:ascii="Arial Narrow" w:hAnsi="Arial Narrow"/>
            <w:lang w:val="en-AU"/>
          </w:rPr>
          <w:t>4</w:t>
        </w:r>
        <w:r w:rsidRPr="008B19C1">
          <w:rPr>
            <w:rFonts w:ascii="Arial Narrow" w:hAnsi="Arial Narrow"/>
            <w:lang w:val="en-AU"/>
          </w:rPr>
          <w:t xml:space="preserve">. </w:t>
        </w:r>
        <w:r>
          <w:rPr>
            <w:rFonts w:ascii="Arial Narrow" w:hAnsi="Arial Narrow"/>
            <w:lang w:val="en-AU"/>
          </w:rPr>
          <w:t xml:space="preserve">Approval </w:t>
        </w:r>
        <w:r>
          <w:rPr>
            <w:rFonts w:ascii="Arial Narrow" w:hAnsi="Arial Narrow"/>
            <w:lang w:val="en-AU"/>
          </w:rPr>
          <w:t xml:space="preserve"> </w:t>
        </w:r>
      </w:ins>
    </w:p>
    <w:p w14:paraId="0218E8F7" w14:textId="77777777" w:rsidR="00A84CF2" w:rsidRDefault="00A84CF2" w:rsidP="00A84CF2">
      <w:pPr>
        <w:jc w:val="both"/>
        <w:rPr>
          <w:ins w:id="741" w:author="Ore Toua" w:date="2026-04-30T12:43:00Z" w16du:dateUtc="2026-04-30T02:43:00Z"/>
          <w:rFonts w:ascii="Arial Narrow" w:hAnsi="Arial Narrow"/>
          <w:lang w:val="en-AU"/>
        </w:rPr>
      </w:pPr>
    </w:p>
    <w:p w14:paraId="6D2BD3E3" w14:textId="77777777" w:rsidR="00A84CF2" w:rsidRDefault="00A84CF2" w:rsidP="00A84CF2">
      <w:pPr>
        <w:jc w:val="both"/>
        <w:rPr>
          <w:ins w:id="742" w:author="Ore Toua" w:date="2026-04-30T12:43:00Z" w16du:dateUtc="2026-04-30T02:43:00Z"/>
          <w:rFonts w:ascii="Arial Narrow" w:hAnsi="Arial Narrow"/>
          <w:lang w:val="en-AU"/>
        </w:rPr>
      </w:pPr>
      <w:ins w:id="743" w:author="Ore Toua" w:date="2026-04-30T12:43:00Z" w16du:dateUtc="2026-04-30T02:43:00Z">
        <w:r>
          <w:rPr>
            <w:rFonts w:ascii="Arial Narrow" w:hAnsi="Arial Narrow"/>
            <w:lang w:val="en-AU"/>
          </w:rPr>
          <w:t>Approved by:</w:t>
        </w:r>
      </w:ins>
    </w:p>
    <w:p w14:paraId="6EB0E9E1" w14:textId="463C50D5" w:rsidR="00A84CF2" w:rsidRPr="00A84CF2" w:rsidRDefault="00A84CF2" w:rsidP="00A84CF2">
      <w:pPr>
        <w:jc w:val="both"/>
        <w:rPr>
          <w:rFonts w:ascii="Arial Narrow" w:hAnsi="Arial Narrow"/>
          <w:lang w:val="en-AU"/>
          <w:rPrChange w:id="744" w:author="Ore Toua" w:date="2026-04-30T12:43:00Z" w16du:dateUtc="2026-04-30T02:43:00Z">
            <w:rPr>
              <w:lang w:val="en-AU"/>
            </w:rPr>
          </w:rPrChange>
        </w:rPr>
      </w:pPr>
      <w:ins w:id="745" w:author="Ore Toua" w:date="2026-04-30T12:43:00Z" w16du:dateUtc="2026-04-30T02:43:00Z">
        <w:r>
          <w:rPr>
            <w:rFonts w:ascii="Arial Narrow" w:hAnsi="Arial Narrow"/>
            <w:lang w:val="en-AU"/>
          </w:rPr>
          <w:t>Chairperson, NC</w:t>
        </w:r>
      </w:ins>
      <w:ins w:id="746" w:author="Ore Toua" w:date="2026-04-30T12:44:00Z" w16du:dateUtc="2026-04-30T02:44:00Z">
        <w:r>
          <w:rPr>
            <w:rFonts w:ascii="Arial Narrow" w:hAnsi="Arial Narrow"/>
            <w:lang w:val="en-AU"/>
          </w:rPr>
          <w:t>D SCRB</w:t>
        </w:r>
        <w:r>
          <w:rPr>
            <w:rFonts w:ascii="Arial Narrow" w:hAnsi="Arial Narrow"/>
            <w:lang w:val="en-AU"/>
          </w:rPr>
          <w:br/>
          <w:t xml:space="preserve">Date: </w:t>
        </w:r>
      </w:ins>
      <w:ins w:id="747" w:author="Ore Toua" w:date="2026-04-30T12:43:00Z" w16du:dateUtc="2026-04-30T02:43:00Z">
        <w:r>
          <w:rPr>
            <w:rFonts w:ascii="Arial Narrow" w:hAnsi="Arial Narrow"/>
            <w:lang w:val="en-AU"/>
          </w:rPr>
          <w:t xml:space="preserve"> </w:t>
        </w:r>
      </w:ins>
    </w:p>
    <w:sectPr w:rsidR="00A84CF2" w:rsidRPr="00A84CF2" w:rsidSect="008A1EAA">
      <w:headerReference w:type="even" r:id="rId12"/>
      <w:headerReference w:type="default" r:id="rId13"/>
      <w:headerReference w:type="first" r:id="rId14"/>
      <w:pgSz w:w="11900" w:h="16820"/>
      <w:pgMar w:top="2119"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Ore Toua" w:date="2026-04-29T13:04:00Z" w:initials="OT">
    <w:p w14:paraId="7453EAF0" w14:textId="77777777" w:rsidR="00EB4DA9" w:rsidRDefault="00EB4DA9" w:rsidP="00EB4DA9">
      <w:pPr>
        <w:pStyle w:val="CommentText"/>
      </w:pPr>
      <w:r>
        <w:rPr>
          <w:rStyle w:val="CommentReference"/>
        </w:rPr>
        <w:annotationRef/>
      </w:r>
      <w:r>
        <w:t xml:space="preserve">When ? State the year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53EA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5ADCBD" w16cex:dateUtc="2026-04-29T0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53EAF0" w16cid:durableId="715ADC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4FBC0" w14:textId="77777777" w:rsidR="006748DC" w:rsidRDefault="006748DC" w:rsidP="008A1EAA">
      <w:pPr>
        <w:spacing w:after="0" w:line="240" w:lineRule="auto"/>
      </w:pPr>
      <w:r>
        <w:separator/>
      </w:r>
    </w:p>
  </w:endnote>
  <w:endnote w:type="continuationSeparator" w:id="0">
    <w:p w14:paraId="14CFF9AD" w14:textId="77777777" w:rsidR="006748DC" w:rsidRDefault="006748DC" w:rsidP="008A1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2EB9A" w14:textId="77777777" w:rsidR="006748DC" w:rsidRDefault="006748DC" w:rsidP="008A1EAA">
      <w:pPr>
        <w:spacing w:after="0" w:line="240" w:lineRule="auto"/>
      </w:pPr>
      <w:r>
        <w:separator/>
      </w:r>
    </w:p>
  </w:footnote>
  <w:footnote w:type="continuationSeparator" w:id="0">
    <w:p w14:paraId="465B92F5" w14:textId="77777777" w:rsidR="006748DC" w:rsidRDefault="006748DC" w:rsidP="008A1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B0EB" w14:textId="758B0C95" w:rsidR="00C03C62" w:rsidRDefault="006748DC">
    <w:pPr>
      <w:pStyle w:val="Header"/>
    </w:pPr>
    <w:r>
      <w:rPr>
        <w:noProof/>
      </w:rPr>
      <w:pict w14:anchorId="1CD128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0428311" o:spid="_x0000_s1027" type="#_x0000_t136" alt="" style="position:absolute;margin-left:0;margin-top:0;width:421.2pt;height:163.8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72E9" w14:textId="089156C0" w:rsidR="008A1EAA" w:rsidRDefault="006748DC" w:rsidP="00CD0AD3">
    <w:pPr>
      <w:pStyle w:val="Header"/>
      <w:jc w:val="center"/>
      <w:pPrChange w:id="748" w:author="Ore Toua" w:date="2026-04-30T10:48:00Z" w16du:dateUtc="2026-04-30T00:48:00Z">
        <w:pPr>
          <w:pStyle w:val="Header"/>
        </w:pPr>
      </w:pPrChange>
    </w:pPr>
    <w:r>
      <w:rPr>
        <w:noProof/>
      </w:rPr>
      <w:pict w14:anchorId="1EFBFA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0428312" o:spid="_x0000_s1026" type="#_x0000_t136" alt="" style="position:absolute;left:0;text-align:left;margin-left:0;margin-top:0;width:421.2pt;height:163.8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w10:wrap anchorx="margin" anchory="margin"/>
        </v:shape>
      </w:pict>
    </w:r>
    <w:r w:rsidR="008A1EAA">
      <w:rPr>
        <w:noProof/>
      </w:rPr>
      <w:drawing>
        <wp:inline distT="0" distB="0" distL="0" distR="0" wp14:anchorId="5629F070" wp14:editId="655A0EB4">
          <wp:extent cx="776377" cy="776377"/>
          <wp:effectExtent l="0" t="0" r="0" b="0"/>
          <wp:docPr id="149778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82181" name="Picture 1497782181"/>
                  <pic:cNvPicPr/>
                </pic:nvPicPr>
                <pic:blipFill>
                  <a:blip r:embed="rId1"/>
                  <a:stretch>
                    <a:fillRect/>
                  </a:stretch>
                </pic:blipFill>
                <pic:spPr>
                  <a:xfrm>
                    <a:off x="0" y="0"/>
                    <a:ext cx="796999" cy="79699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A572" w14:textId="4F9ABBA2" w:rsidR="00C03C62" w:rsidRDefault="006748DC">
    <w:pPr>
      <w:pStyle w:val="Header"/>
    </w:pPr>
    <w:r>
      <w:rPr>
        <w:noProof/>
      </w:rPr>
      <w:pict w14:anchorId="386231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0428310" o:spid="_x0000_s1025" type="#_x0000_t136" alt="" style="position:absolute;margin-left:0;margin-top:0;width:421.2pt;height:163.8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47573"/>
    <w:multiLevelType w:val="hybridMultilevel"/>
    <w:tmpl w:val="41F83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5786AB2"/>
    <w:multiLevelType w:val="hybridMultilevel"/>
    <w:tmpl w:val="DE445D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9D251CF"/>
    <w:multiLevelType w:val="hybridMultilevel"/>
    <w:tmpl w:val="A05A4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10710D"/>
    <w:multiLevelType w:val="hybridMultilevel"/>
    <w:tmpl w:val="8332A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24372A"/>
    <w:multiLevelType w:val="hybridMultilevel"/>
    <w:tmpl w:val="E5AA30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8365F82"/>
    <w:multiLevelType w:val="hybridMultilevel"/>
    <w:tmpl w:val="9BB6FB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D995A58"/>
    <w:multiLevelType w:val="hybridMultilevel"/>
    <w:tmpl w:val="5BE00D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0CD4878"/>
    <w:multiLevelType w:val="hybridMultilevel"/>
    <w:tmpl w:val="F0E073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4430E6E"/>
    <w:multiLevelType w:val="hybridMultilevel"/>
    <w:tmpl w:val="99E21B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A856AE"/>
    <w:multiLevelType w:val="hybridMultilevel"/>
    <w:tmpl w:val="2FECE9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7555C3F"/>
    <w:multiLevelType w:val="hybridMultilevel"/>
    <w:tmpl w:val="29ACF3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46308193">
    <w:abstractNumId w:val="8"/>
  </w:num>
  <w:num w:numId="2" w16cid:durableId="881555249">
    <w:abstractNumId w:val="6"/>
  </w:num>
  <w:num w:numId="3" w16cid:durableId="1171485848">
    <w:abstractNumId w:val="5"/>
  </w:num>
  <w:num w:numId="4" w16cid:durableId="1895694489">
    <w:abstractNumId w:val="4"/>
  </w:num>
  <w:num w:numId="5" w16cid:durableId="1967656678">
    <w:abstractNumId w:val="7"/>
  </w:num>
  <w:num w:numId="6" w16cid:durableId="261647769">
    <w:abstractNumId w:val="3"/>
  </w:num>
  <w:num w:numId="7" w16cid:durableId="1556041818">
    <w:abstractNumId w:val="2"/>
  </w:num>
  <w:num w:numId="8" w16cid:durableId="2062823134">
    <w:abstractNumId w:val="1"/>
  </w:num>
  <w:num w:numId="9" w16cid:durableId="1952665553">
    <w:abstractNumId w:val="0"/>
  </w:num>
  <w:num w:numId="10" w16cid:durableId="1078092823">
    <w:abstractNumId w:val="11"/>
  </w:num>
  <w:num w:numId="11" w16cid:durableId="845025114">
    <w:abstractNumId w:val="12"/>
  </w:num>
  <w:num w:numId="12" w16cid:durableId="1732730258">
    <w:abstractNumId w:val="9"/>
  </w:num>
  <w:num w:numId="13" w16cid:durableId="1147865796">
    <w:abstractNumId w:val="17"/>
  </w:num>
  <w:num w:numId="14" w16cid:durableId="679745026">
    <w:abstractNumId w:val="10"/>
  </w:num>
  <w:num w:numId="15" w16cid:durableId="1171527311">
    <w:abstractNumId w:val="13"/>
  </w:num>
  <w:num w:numId="16" w16cid:durableId="1194222974">
    <w:abstractNumId w:val="18"/>
  </w:num>
  <w:num w:numId="17" w16cid:durableId="576522267">
    <w:abstractNumId w:val="14"/>
  </w:num>
  <w:num w:numId="18" w16cid:durableId="1745640370">
    <w:abstractNumId w:val="19"/>
  </w:num>
  <w:num w:numId="19" w16cid:durableId="2107267386">
    <w:abstractNumId w:val="15"/>
  </w:num>
  <w:num w:numId="20" w16cid:durableId="164535070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e Toua">
    <w15:presenceInfo w15:providerId="AD" w15:userId="S-1-5-21-3374838261-559370874-2564420485-1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C41"/>
    <w:rsid w:val="0015074B"/>
    <w:rsid w:val="0015204C"/>
    <w:rsid w:val="001520A1"/>
    <w:rsid w:val="00184701"/>
    <w:rsid w:val="001F4DC1"/>
    <w:rsid w:val="0020214E"/>
    <w:rsid w:val="00215224"/>
    <w:rsid w:val="00255972"/>
    <w:rsid w:val="0029639D"/>
    <w:rsid w:val="002C5684"/>
    <w:rsid w:val="00326F90"/>
    <w:rsid w:val="003C215C"/>
    <w:rsid w:val="003D3A8E"/>
    <w:rsid w:val="003E73CC"/>
    <w:rsid w:val="0067350A"/>
    <w:rsid w:val="006748DC"/>
    <w:rsid w:val="006C3B0E"/>
    <w:rsid w:val="006D3CFD"/>
    <w:rsid w:val="00782992"/>
    <w:rsid w:val="008A1EAA"/>
    <w:rsid w:val="00977370"/>
    <w:rsid w:val="009E4CEF"/>
    <w:rsid w:val="00A84CF2"/>
    <w:rsid w:val="00AA1D8D"/>
    <w:rsid w:val="00B47730"/>
    <w:rsid w:val="00BB5C99"/>
    <w:rsid w:val="00BC5269"/>
    <w:rsid w:val="00C03C62"/>
    <w:rsid w:val="00CB0664"/>
    <w:rsid w:val="00CD0AD3"/>
    <w:rsid w:val="00D472E9"/>
    <w:rsid w:val="00DA0BF8"/>
    <w:rsid w:val="00DB6CD1"/>
    <w:rsid w:val="00E24AD4"/>
    <w:rsid w:val="00E27CF5"/>
    <w:rsid w:val="00EA292D"/>
    <w:rsid w:val="00EB4DA9"/>
    <w:rsid w:val="00FC11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DACB49"/>
  <w14:defaultImageDpi w14:val="300"/>
  <w15:docId w15:val="{2F4296E3-506E-5044-9E3A-D6EF45B8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B4DA9"/>
    <w:rPr>
      <w:sz w:val="16"/>
      <w:szCs w:val="16"/>
    </w:rPr>
  </w:style>
  <w:style w:type="paragraph" w:styleId="CommentText">
    <w:name w:val="annotation text"/>
    <w:basedOn w:val="Normal"/>
    <w:link w:val="CommentTextChar"/>
    <w:uiPriority w:val="99"/>
    <w:unhideWhenUsed/>
    <w:rsid w:val="00EB4DA9"/>
    <w:pPr>
      <w:spacing w:line="240" w:lineRule="auto"/>
    </w:pPr>
    <w:rPr>
      <w:sz w:val="20"/>
      <w:szCs w:val="20"/>
    </w:rPr>
  </w:style>
  <w:style w:type="character" w:customStyle="1" w:styleId="CommentTextChar">
    <w:name w:val="Comment Text Char"/>
    <w:basedOn w:val="DefaultParagraphFont"/>
    <w:link w:val="CommentText"/>
    <w:uiPriority w:val="99"/>
    <w:rsid w:val="00EB4DA9"/>
    <w:rPr>
      <w:sz w:val="20"/>
      <w:szCs w:val="20"/>
    </w:rPr>
  </w:style>
  <w:style w:type="paragraph" w:styleId="CommentSubject">
    <w:name w:val="annotation subject"/>
    <w:basedOn w:val="CommentText"/>
    <w:next w:val="CommentText"/>
    <w:link w:val="CommentSubjectChar"/>
    <w:uiPriority w:val="99"/>
    <w:semiHidden/>
    <w:unhideWhenUsed/>
    <w:rsid w:val="00EB4DA9"/>
    <w:rPr>
      <w:b/>
      <w:bCs/>
    </w:rPr>
  </w:style>
  <w:style w:type="character" w:customStyle="1" w:styleId="CommentSubjectChar">
    <w:name w:val="Comment Subject Char"/>
    <w:basedOn w:val="CommentTextChar"/>
    <w:link w:val="CommentSubject"/>
    <w:uiPriority w:val="99"/>
    <w:semiHidden/>
    <w:rsid w:val="00EB4DA9"/>
    <w:rPr>
      <w:b/>
      <w:bCs/>
      <w:sz w:val="20"/>
      <w:szCs w:val="20"/>
    </w:rPr>
  </w:style>
  <w:style w:type="paragraph" w:styleId="Revision">
    <w:name w:val="Revision"/>
    <w:hidden/>
    <w:uiPriority w:val="99"/>
    <w:semiHidden/>
    <w:rsid w:val="007829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Ore Toua</cp:lastModifiedBy>
  <cp:revision>6</cp:revision>
  <dcterms:created xsi:type="dcterms:W3CDTF">2026-04-30T01:36:00Z</dcterms:created>
  <dcterms:modified xsi:type="dcterms:W3CDTF">2026-04-30T02:44:00Z</dcterms:modified>
  <cp:category/>
</cp:coreProperties>
</file>