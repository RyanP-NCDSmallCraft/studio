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E21B" w14:textId="77777777" w:rsidR="009C45CA" w:rsidRDefault="002039E9">
      <w:pPr>
        <w:pStyle w:val="Heading1"/>
      </w:pPr>
      <w:bookmarkStart w:id="0" w:name="X8107956db91cb8b235ea0eadf8bae8c6d137328"/>
      <w:r>
        <w:t>NCD Small Craft Registration Board (NCD SCRB)</w:t>
      </w:r>
    </w:p>
    <w:p w14:paraId="4C3EE5A6" w14:textId="77777777" w:rsidR="009C45CA" w:rsidRDefault="002039E9">
      <w:pPr>
        <w:pStyle w:val="Heading2"/>
      </w:pPr>
      <w:bookmarkStart w:id="1" w:name="X7d48a38851551d103d3b3b9f5e3adf4e6ab2fa2"/>
      <w:r>
        <w:t>Summary – Proposed Supplementary Provisions to the Small Craft Act 2011</w:t>
      </w:r>
    </w:p>
    <w:p w14:paraId="23FCE1DB" w14:textId="77777777" w:rsidR="009C45CA" w:rsidRDefault="002039E9">
      <w:pPr>
        <w:pStyle w:val="FirstParagraph"/>
      </w:pPr>
      <w:r>
        <w:rPr>
          <w:i/>
          <w:iCs/>
        </w:rPr>
        <w:t>(Working Draft for Board Discussion – 28 October 2025)</w:t>
      </w:r>
    </w:p>
    <w:p w14:paraId="37714C27" w14:textId="391EC0C4" w:rsidR="009C45CA" w:rsidDel="00D87A0E" w:rsidRDefault="002039E9">
      <w:pPr>
        <w:rPr>
          <w:del w:id="2" w:author="Ore Toua" w:date="2026-05-05T12:13:00Z" w16du:dateUtc="2026-05-05T02:13:00Z"/>
        </w:rPr>
      </w:pPr>
      <w:del w:id="3" w:author="Ore Toua" w:date="2026-05-05T12:13:00Z" w16du:dateUtc="2026-05-05T02:13:00Z">
        <w:r w:rsidDel="00D87A0E">
          <w:rPr>
            <w:noProof/>
          </w:rPr>
          <w:pict w14:anchorId="6E2293F7">
            <v:rect id="_x0000_i1025" alt="" style="width:450.4pt;height:.05pt;mso-width-percent:0;mso-height-percent:0;mso-width-percent:0;mso-height-percent:0" o:hrpct="998" o:hralign="center" o:hrstd="t" o:hr="t"/>
          </w:pict>
        </w:r>
      </w:del>
    </w:p>
    <w:p w14:paraId="1083337C" w14:textId="77777777" w:rsidR="009C45CA" w:rsidRDefault="002039E9">
      <w:pPr>
        <w:pStyle w:val="Heading3"/>
      </w:pPr>
      <w:bookmarkStart w:id="4" w:name="background"/>
      <w:r>
        <w:t>1. Background</w:t>
      </w:r>
    </w:p>
    <w:p w14:paraId="145AE22F" w14:textId="237C865D" w:rsidR="009C45CA" w:rsidRDefault="002039E9">
      <w:pPr>
        <w:pStyle w:val="FirstParagraph"/>
      </w:pPr>
      <w:r>
        <w:t xml:space="preserve">The </w:t>
      </w:r>
      <w:r>
        <w:rPr>
          <w:b/>
          <w:bCs/>
        </w:rPr>
        <w:t>Small Craft Act 2011</w:t>
      </w:r>
      <w:r>
        <w:t xml:space="preserve"> </w:t>
      </w:r>
      <w:del w:id="5" w:author="Ore Toua" w:date="2026-05-01T12:32:00Z" w16du:dateUtc="2026-05-01T02:32:00Z">
        <w:r w:rsidDel="00E72E94">
          <w:delText xml:space="preserve">provides </w:delText>
        </w:r>
      </w:del>
      <w:del w:id="6" w:author="Ore Toua" w:date="2026-05-01T12:33:00Z" w16du:dateUtc="2026-05-01T02:33:00Z">
        <w:r w:rsidDel="00E72E94">
          <w:delText>the</w:delText>
        </w:r>
      </w:del>
      <w:ins w:id="7" w:author="Ore Toua" w:date="2026-05-01T12:33:00Z" w16du:dateUtc="2026-05-01T02:33:00Z">
        <w:r w:rsidR="00E72E94">
          <w:t>establishes the</w:t>
        </w:r>
      </w:ins>
      <w:r>
        <w:t xml:space="preserve"> </w:t>
      </w:r>
      <w:del w:id="8" w:author="Ore Toua" w:date="2026-05-01T12:32:00Z" w16du:dateUtc="2026-05-01T02:32:00Z">
        <w:r w:rsidDel="00E72E94">
          <w:delText>legal foundation</w:delText>
        </w:r>
      </w:del>
      <w:ins w:id="9" w:author="Ore Toua" w:date="2026-05-01T12:32:00Z" w16du:dateUtc="2026-05-01T02:32:00Z">
        <w:r w:rsidR="00E72E94">
          <w:t>legal framework</w:t>
        </w:r>
      </w:ins>
      <w:r>
        <w:t xml:space="preserve"> for the registration, licensing, and operation of small crafts across Papua New Guinea</w:t>
      </w:r>
      <w:ins w:id="10" w:author="Ore Toua" w:date="2026-05-01T12:33:00Z" w16du:dateUtc="2026-05-01T02:33:00Z">
        <w:r w:rsidR="00E72E94">
          <w:t>.</w:t>
        </w:r>
      </w:ins>
      <w:del w:id="11" w:author="Ore Toua" w:date="2026-05-01T12:33:00Z" w16du:dateUtc="2026-05-01T02:33:00Z">
        <w:r w:rsidDel="00E72E94">
          <w:delText>’s</w:delText>
        </w:r>
        <w:r w:rsidDel="00E72E94">
          <w:delText xml:space="preserve"> maritime provinces</w:delText>
        </w:r>
      </w:del>
      <w:r>
        <w:t>.</w:t>
      </w:r>
      <w:r>
        <w:t xml:space="preserve"> Under this framework, each province</w:t>
      </w:r>
      <w:ins w:id="12" w:author="Ore Toua" w:date="2026-05-01T12:34:00Z" w16du:dateUtc="2026-05-01T02:34:00Z">
        <w:r w:rsidR="00E72E94">
          <w:t>, including the National Capital District (NCD</w:t>
        </w:r>
      </w:ins>
      <w:del w:id="13" w:author="Ore Toua" w:date="2026-05-05T12:10:00Z" w16du:dateUtc="2026-05-05T02:10:00Z">
        <w:r w:rsidDel="00D87A0E">
          <w:delText xml:space="preserve"> is</w:delText>
        </w:r>
      </w:del>
      <w:ins w:id="14" w:author="Ore Toua" w:date="2026-05-05T12:10:00Z" w16du:dateUtc="2026-05-05T02:10:00Z">
        <w:r w:rsidR="00D87A0E">
          <w:t>), is</w:t>
        </w:r>
      </w:ins>
      <w:r>
        <w:t xml:space="preserve"> mandated to establish its own Small Craft Registration Board (SCRB), </w:t>
      </w:r>
      <w:ins w:id="15" w:author="Ore Toua" w:date="2026-05-01T12:34:00Z" w16du:dateUtc="2026-05-01T02:34:00Z">
        <w:r w:rsidR="00E72E94">
          <w:t xml:space="preserve">supported by a </w:t>
        </w:r>
      </w:ins>
      <w:r>
        <w:t xml:space="preserve">Registrar, and Inspectors to administer </w:t>
      </w:r>
      <w:ins w:id="16" w:author="Ore Toua" w:date="2026-05-01T12:34:00Z" w16du:dateUtc="2026-05-01T02:34:00Z">
        <w:r w:rsidR="00E72E94">
          <w:t xml:space="preserve">and </w:t>
        </w:r>
      </w:ins>
      <w:ins w:id="17" w:author="Ore Toua" w:date="2026-05-01T12:35:00Z" w16du:dateUtc="2026-05-01T02:35:00Z">
        <w:r w:rsidR="00E72E94">
          <w:t xml:space="preserve">enforce </w:t>
        </w:r>
      </w:ins>
      <w:r>
        <w:t>the Act.</w:t>
      </w:r>
    </w:p>
    <w:p w14:paraId="7DA3D925" w14:textId="2B82BB1E" w:rsidR="009C45CA" w:rsidRDefault="002039E9">
      <w:pPr>
        <w:pStyle w:val="BodyText"/>
        <w:rPr>
          <w:ins w:id="18" w:author="Ore Toua" w:date="2026-05-05T12:11:00Z" w16du:dateUtc="2026-05-05T02:11:00Z"/>
        </w:rPr>
      </w:pPr>
      <w:r>
        <w:t xml:space="preserve">The </w:t>
      </w:r>
      <w:r>
        <w:rPr>
          <w:b/>
          <w:bCs/>
        </w:rPr>
        <w:t>NCD Small Craft Registration Board (NCD SCRB)</w:t>
      </w:r>
      <w:r>
        <w:t xml:space="preserve">, established under the National Capital District Commission (NCDC), </w:t>
      </w:r>
      <w:del w:id="19" w:author="Ore Toua" w:date="2026-05-01T15:35:00Z" w16du:dateUtc="2026-05-01T05:35:00Z">
        <w:r w:rsidDel="00F730BA">
          <w:delText xml:space="preserve">operates </w:delText>
        </w:r>
      </w:del>
      <w:ins w:id="20" w:author="Ore Toua" w:date="2026-05-01T15:35:00Z" w16du:dateUtc="2026-05-01T05:35:00Z">
        <w:r w:rsidR="00F730BA">
          <w:t>functions</w:t>
        </w:r>
        <w:r w:rsidR="00F730BA">
          <w:t xml:space="preserve"> </w:t>
        </w:r>
      </w:ins>
      <w:r>
        <w:t>within a unique metropolitan and coastal environment</w:t>
      </w:r>
      <w:ins w:id="21" w:author="Ore Toua" w:date="2026-05-01T15:37:00Z" w16du:dateUtc="2026-05-01T05:37:00Z">
        <w:r w:rsidR="00F730BA">
          <w:t>. This includes high-density vessel traffics, mixed commercial and subsistence u</w:t>
        </w:r>
      </w:ins>
      <w:ins w:id="22" w:author="Ore Toua" w:date="2026-05-01T15:38:00Z" w16du:dateUtc="2026-05-01T05:38:00Z">
        <w:r w:rsidR="00F730BA">
          <w:t>sage, and multi</w:t>
        </w:r>
      </w:ins>
      <w:r>
        <w:t xml:space="preserve"> </w:t>
      </w:r>
      <w:ins w:id="23" w:author="Ore Toua" w:date="2026-05-05T12:10:00Z" w16du:dateUtc="2026-05-05T02:10:00Z">
        <w:r w:rsidR="00D87A0E">
          <w:t xml:space="preserve">-agency enforcement responsibilities. </w:t>
        </w:r>
      </w:ins>
      <w:del w:id="24" w:author="Ore Toua" w:date="2026-05-05T12:11:00Z" w16du:dateUtc="2026-05-05T02:11:00Z">
        <w:r w:rsidDel="00D87A0E">
          <w:delText>that differs significantly from traditional maritime provinces. As a result, the practical implementation of the Act in NCD requires additional administrative, operational, and enforcement provisions tailored to the district’s urban, commercial, and enforcement realities.</w:delText>
        </w:r>
      </w:del>
    </w:p>
    <w:p w14:paraId="7C996D12" w14:textId="535BE386" w:rsidR="00D87A0E" w:rsidRDefault="00D87A0E">
      <w:pPr>
        <w:pStyle w:val="BodyText"/>
      </w:pPr>
      <w:ins w:id="25" w:author="Ore Toua" w:date="2026-05-05T12:11:00Z" w16du:dateUtc="2026-05-05T02:11:00Z">
        <w:r>
          <w:t>Given these operations complexities, supplementary administrative and regulatory provisions are required to ensure effective, consistent and enforceable implementation of the Act within NCD.</w:t>
        </w:r>
      </w:ins>
    </w:p>
    <w:p w14:paraId="11CE69DD" w14:textId="382FCAC7" w:rsidR="009C45CA" w:rsidRDefault="00D87A0E">
      <w:pPr>
        <w:pStyle w:val="BodyText"/>
      </w:pPr>
      <w:ins w:id="26" w:author="Ore Toua" w:date="2026-05-05T12:12:00Z" w16du:dateUtc="2026-05-05T02:12:00Z">
        <w:r>
          <w:t xml:space="preserve">Accordingly, </w:t>
        </w:r>
      </w:ins>
      <w:del w:id="27" w:author="Ore Toua" w:date="2026-05-05T12:12:00Z" w16du:dateUtc="2026-05-05T02:12:00Z">
        <w:r w:rsidR="002039E9" w:rsidDel="00D87A0E">
          <w:delText>T</w:delText>
        </w:r>
      </w:del>
      <w:ins w:id="28" w:author="Ore Toua" w:date="2026-05-05T12:12:00Z" w16du:dateUtc="2026-05-05T02:12:00Z">
        <w:r>
          <w:t>t</w:t>
        </w:r>
      </w:ins>
      <w:r w:rsidR="002039E9">
        <w:t>he proposed</w:t>
      </w:r>
      <w:ins w:id="29" w:author="Ore Toua" w:date="2026-05-05T12:12:00Z" w16du:dateUtc="2026-05-05T02:12:00Z">
        <w:r>
          <w:t xml:space="preserve"> NCD Small Craft (Administrative Provisions) Regulation is intended to complement </w:t>
        </w:r>
      </w:ins>
      <w:ins w:id="30" w:author="Ore Toua" w:date="2026-05-05T12:16:00Z" w16du:dateUtc="2026-05-05T02:16:00Z">
        <w:r>
          <w:t>(not</w:t>
        </w:r>
      </w:ins>
      <w:ins w:id="31" w:author="Ore Toua" w:date="2026-05-05T12:12:00Z" w16du:dateUtc="2026-05-05T02:12:00Z">
        <w:r>
          <w:t xml:space="preserve"> amend) </w:t>
        </w:r>
      </w:ins>
      <w:ins w:id="32" w:author="Ore Toua" w:date="2026-05-05T12:13:00Z" w16du:dateUtc="2026-05-05T02:13:00Z">
        <w:r>
          <w:t>the Act by providing clear administrative, operational, and governance mechanisms tailored to the NCD context.</w:t>
        </w:r>
      </w:ins>
      <w:r w:rsidR="002039E9">
        <w:t xml:space="preserve"> </w:t>
      </w:r>
      <w:del w:id="33" w:author="Ore Toua" w:date="2026-05-05T12:13:00Z" w16du:dateUtc="2026-05-05T02:13:00Z">
        <w:r w:rsidR="002039E9" w:rsidDel="00D87A0E">
          <w:delText xml:space="preserve">supplementary provisions—referred to as the </w:delText>
        </w:r>
        <w:r w:rsidR="002039E9" w:rsidDel="00D87A0E">
          <w:rPr>
            <w:b/>
            <w:bCs/>
          </w:rPr>
          <w:delText>NCD Small Craft (Administrative Provisions) Regulation</w:delText>
        </w:r>
        <w:r w:rsidR="002039E9" w:rsidDel="00D87A0E">
          <w:delText xml:space="preserve">—are intended to complement the </w:delText>
        </w:r>
        <w:r w:rsidR="002039E9" w:rsidDel="00D87A0E">
          <w:rPr>
            <w:i/>
            <w:iCs/>
          </w:rPr>
          <w:delText>Small Craft Act 2011</w:delText>
        </w:r>
        <w:r w:rsidR="002039E9" w:rsidDel="00D87A0E">
          <w:delText xml:space="preserve"> and provide clarity, structure, and continuity to the work of the NCD SCRB.</w:delText>
        </w:r>
      </w:del>
    </w:p>
    <w:p w14:paraId="36BFFBB5" w14:textId="41D9AC9F" w:rsidR="009C45CA" w:rsidDel="00D87A0E" w:rsidRDefault="002039E9">
      <w:pPr>
        <w:rPr>
          <w:del w:id="34" w:author="Ore Toua" w:date="2026-05-05T12:13:00Z" w16du:dateUtc="2026-05-05T02:13:00Z"/>
        </w:rPr>
      </w:pPr>
      <w:del w:id="35" w:author="Ore Toua" w:date="2026-05-05T12:13:00Z" w16du:dateUtc="2026-05-05T02:13:00Z">
        <w:r w:rsidDel="00D87A0E">
          <w:rPr>
            <w:noProof/>
          </w:rPr>
          <w:pict w14:anchorId="0BC763AF">
            <v:rect id="_x0000_i1026" alt="" style="width:450.4pt;height:.05pt;mso-width-percent:0;mso-height-percent:0;mso-width-percent:0;mso-height-percent:0" o:hrpct="998" o:hralign="center" o:hrstd="t" o:hr="t"/>
          </w:pict>
        </w:r>
      </w:del>
    </w:p>
    <w:p w14:paraId="7E281FF9" w14:textId="77777777" w:rsidR="009C45CA" w:rsidRDefault="002039E9">
      <w:pPr>
        <w:pStyle w:val="Heading3"/>
      </w:pPr>
      <w:bookmarkStart w:id="36" w:name="rationale-for-the-additions"/>
      <w:bookmarkEnd w:id="4"/>
      <w:r>
        <w:t>2. Rationale for the Additions</w:t>
      </w:r>
    </w:p>
    <w:p w14:paraId="37168D4C" w14:textId="2F05A491" w:rsidR="00B15D9C" w:rsidDel="00D87A0E" w:rsidRDefault="002039E9" w:rsidP="00B15D9C">
      <w:pPr>
        <w:pStyle w:val="FirstParagraph"/>
        <w:rPr>
          <w:del w:id="37" w:author="Ore Toua" w:date="2026-05-05T12:19:00Z" w16du:dateUtc="2026-05-05T02:19:00Z"/>
          <w:b/>
          <w:bCs/>
        </w:rPr>
      </w:pPr>
      <w:r>
        <w:t>The</w:t>
      </w:r>
      <w:del w:id="38" w:author="Ore Toua" w:date="2026-05-05T12:16:00Z" w16du:dateUtc="2026-05-05T02:16:00Z">
        <w:r w:rsidDel="00D87A0E">
          <w:delText xml:space="preserve"> rationale for developing a supplementary regulation is grounded in the following</w:delText>
        </w:r>
      </w:del>
      <w:ins w:id="39" w:author="Ore Toua" w:date="2026-05-05T12:16:00Z" w16du:dateUtc="2026-05-05T02:16:00Z">
        <w:r w:rsidR="00D87A0E">
          <w:t xml:space="preserve"> proposed su</w:t>
        </w:r>
      </w:ins>
      <w:ins w:id="40" w:author="Ore Toua" w:date="2026-05-05T12:17:00Z" w16du:dateUtc="2026-05-05T02:17:00Z">
        <w:r w:rsidR="00D87A0E">
          <w:t xml:space="preserve">pplementary </w:t>
        </w:r>
      </w:ins>
      <w:ins w:id="41" w:author="Ore Toua" w:date="2026-05-05T12:19:00Z" w16du:dateUtc="2026-05-05T02:19:00Z">
        <w:r w:rsidR="00D87A0E">
          <w:t>regulation addresses the following key gaps</w:t>
        </w:r>
      </w:ins>
      <w:r>
        <w:t xml:space="preserve">: - </w:t>
      </w:r>
    </w:p>
    <w:p w14:paraId="1281C67B" w14:textId="04BE4F0B" w:rsidR="00B15D9C" w:rsidRDefault="00D87A0E" w:rsidP="00D87A0E">
      <w:pPr>
        <w:pStyle w:val="BodyText"/>
        <w:rPr>
          <w:ins w:id="42" w:author="Ore Toua" w:date="2026-05-05T12:22:00Z" w16du:dateUtc="2026-05-05T02:22:00Z"/>
        </w:rPr>
      </w:pPr>
      <w:ins w:id="43" w:author="Ore Toua" w:date="2026-05-05T12:19:00Z" w16du:dateUtc="2026-05-05T02:19:00Z">
        <w:r>
          <w:t xml:space="preserve">2..1 </w:t>
        </w:r>
      </w:ins>
      <w:del w:id="44" w:author="Ore Toua" w:date="2026-05-05T12:20:00Z" w16du:dateUtc="2026-05-05T02:20:00Z">
        <w:r w:rsidR="002039E9" w:rsidDel="00D87A0E">
          <w:rPr>
            <w:b/>
            <w:bCs/>
          </w:rPr>
          <w:delText>Administrativ</w:delText>
        </w:r>
      </w:del>
      <w:del w:id="45" w:author="Ore Toua" w:date="2026-05-05T12:19:00Z" w16du:dateUtc="2026-05-05T02:19:00Z">
        <w:r w:rsidR="002039E9" w:rsidDel="00D87A0E">
          <w:rPr>
            <w:b/>
            <w:bCs/>
          </w:rPr>
          <w:delText>e Gaps</w:delText>
        </w:r>
      </w:del>
      <w:ins w:id="46" w:author="Ore Toua" w:date="2026-05-05T12:20:00Z" w16du:dateUtc="2026-05-05T02:20:00Z">
        <w:r>
          <w:rPr>
            <w:b/>
            <w:bCs/>
          </w:rPr>
          <w:t>Administrative Clarity</w:t>
        </w:r>
      </w:ins>
      <w:r w:rsidR="002039E9">
        <w:rPr>
          <w:b/>
          <w:bCs/>
        </w:rPr>
        <w:t>:</w:t>
      </w:r>
      <w:r w:rsidR="002039E9">
        <w:t xml:space="preserve"> The Act </w:t>
      </w:r>
      <w:ins w:id="47" w:author="Ore Toua" w:date="2026-05-05T12:19:00Z" w16du:dateUtc="2026-05-05T02:19:00Z">
        <w:r>
          <w:t>provides</w:t>
        </w:r>
      </w:ins>
      <w:ins w:id="48" w:author="Ore Toua" w:date="2026-05-05T12:20:00Z" w16du:dateUtc="2026-05-05T02:20:00Z">
        <w:r>
          <w:t xml:space="preserve"> high-level framework </w:t>
        </w:r>
        <w:r w:rsidR="00CA101E">
          <w:t>but does prescribe detailed administra</w:t>
        </w:r>
      </w:ins>
      <w:ins w:id="49" w:author="Ore Toua" w:date="2026-05-05T12:21:00Z" w16du:dateUtc="2026-05-05T02:21:00Z">
        <w:r w:rsidR="00CA101E">
          <w:t xml:space="preserve">tive procedures at the provincial or district level, particularly regarding coordination between: </w:t>
        </w:r>
      </w:ins>
      <w:del w:id="50" w:author="Ore Toua" w:date="2026-05-05T12:22:00Z" w16du:dateUtc="2026-05-05T02:22:00Z">
        <w:r w:rsidR="002039E9" w:rsidDel="00CA101E">
          <w:delText xml:space="preserve">establishes the framework </w:delText>
        </w:r>
        <w:r w:rsidR="002039E9" w:rsidDel="00CA101E">
          <w:lastRenderedPageBreak/>
          <w:delText xml:space="preserve">but does not set out provincial or district-level administrative processes, particularly for coordination between NCDC, MKA, and enforcement agencies. </w:delText>
        </w:r>
      </w:del>
    </w:p>
    <w:p w14:paraId="68BFBD6F" w14:textId="68BA057F" w:rsidR="00CA101E" w:rsidRDefault="00CA101E" w:rsidP="00CA101E">
      <w:pPr>
        <w:pStyle w:val="BodyText"/>
        <w:numPr>
          <w:ilvl w:val="3"/>
          <w:numId w:val="10"/>
        </w:numPr>
        <w:rPr>
          <w:ins w:id="51" w:author="Ore Toua" w:date="2026-05-05T12:22:00Z" w16du:dateUtc="2026-05-05T02:22:00Z"/>
        </w:rPr>
      </w:pPr>
      <w:ins w:id="52" w:author="Ore Toua" w:date="2026-05-05T12:22:00Z" w16du:dateUtc="2026-05-05T02:22:00Z">
        <w:r>
          <w:t xml:space="preserve">National Capital District Commission (NCDC) </w:t>
        </w:r>
      </w:ins>
    </w:p>
    <w:p w14:paraId="398C6C6F" w14:textId="629FBFF7" w:rsidR="00CA101E" w:rsidRDefault="00CA101E" w:rsidP="00CA101E">
      <w:pPr>
        <w:pStyle w:val="BodyText"/>
        <w:numPr>
          <w:ilvl w:val="3"/>
          <w:numId w:val="10"/>
        </w:numPr>
        <w:rPr>
          <w:ins w:id="53" w:author="Ore Toua" w:date="2026-05-05T12:22:00Z" w16du:dateUtc="2026-05-05T02:22:00Z"/>
        </w:rPr>
      </w:pPr>
      <w:ins w:id="54" w:author="Ore Toua" w:date="2026-05-05T12:22:00Z" w16du:dateUtc="2026-05-05T02:22:00Z">
        <w:r>
          <w:t>Motu Koita Assembly (MKA)</w:t>
        </w:r>
      </w:ins>
    </w:p>
    <w:p w14:paraId="34D6C193" w14:textId="76B70778" w:rsidR="00CA101E" w:rsidRDefault="00CA101E" w:rsidP="00CA101E">
      <w:pPr>
        <w:pStyle w:val="BodyText"/>
        <w:numPr>
          <w:ilvl w:val="3"/>
          <w:numId w:val="10"/>
        </w:numPr>
        <w:rPr>
          <w:ins w:id="55" w:author="Ore Toua" w:date="2026-05-05T12:23:00Z" w16du:dateUtc="2026-05-05T02:23:00Z"/>
        </w:rPr>
      </w:pPr>
      <w:ins w:id="56" w:author="Ore Toua" w:date="2026-05-05T12:22:00Z" w16du:dateUtc="2026-05-05T02:22:00Z">
        <w:r>
          <w:t>National Maritime Safety Authority (NM</w:t>
        </w:r>
      </w:ins>
      <w:ins w:id="57" w:author="Ore Toua" w:date="2026-05-05T12:23:00Z" w16du:dateUtc="2026-05-05T02:23:00Z">
        <w:r>
          <w:t>SA)</w:t>
        </w:r>
      </w:ins>
    </w:p>
    <w:p w14:paraId="0418D9C8" w14:textId="627ADDBB" w:rsidR="00CA101E" w:rsidRDefault="00CA101E" w:rsidP="00CA101E">
      <w:pPr>
        <w:pStyle w:val="BodyText"/>
        <w:numPr>
          <w:ilvl w:val="3"/>
          <w:numId w:val="10"/>
        </w:numPr>
        <w:rPr>
          <w:ins w:id="58" w:author="Ore Toua" w:date="2026-05-05T12:22:00Z" w16du:dateUtc="2026-05-05T02:22:00Z"/>
        </w:rPr>
      </w:pPr>
      <w:ins w:id="59" w:author="Ore Toua" w:date="2026-05-05T12:23:00Z" w16du:dateUtc="2026-05-05T02:23:00Z">
        <w:r>
          <w:t xml:space="preserve">Enforcement agencies e.g., Water Police </w:t>
        </w:r>
      </w:ins>
    </w:p>
    <w:p w14:paraId="22D17032" w14:textId="4A270031" w:rsidR="00CA101E" w:rsidRDefault="00CA101E" w:rsidP="00CA101E">
      <w:pPr>
        <w:pStyle w:val="BodyText"/>
        <w:numPr>
          <w:ilvl w:val="3"/>
          <w:numId w:val="10"/>
        </w:numPr>
        <w:pPrChange w:id="60" w:author="Ore Toua" w:date="2026-05-05T12:22:00Z" w16du:dateUtc="2026-05-05T02:22:00Z">
          <w:pPr>
            <w:pStyle w:val="FirstParagraph"/>
            <w:numPr>
              <w:numId w:val="10"/>
            </w:numPr>
            <w:ind w:left="720" w:hanging="360"/>
          </w:pPr>
        </w:pPrChange>
      </w:pPr>
    </w:p>
    <w:p w14:paraId="20A0927C" w14:textId="4759A5F3" w:rsidR="00CA101E" w:rsidRDefault="00CA101E" w:rsidP="00CA101E">
      <w:pPr>
        <w:pStyle w:val="FirstParagraph"/>
        <w:rPr>
          <w:ins w:id="61" w:author="Ore Toua" w:date="2026-05-05T12:24:00Z" w16du:dateUtc="2026-05-05T02:24:00Z"/>
        </w:rPr>
      </w:pPr>
      <w:ins w:id="62" w:author="Ore Toua" w:date="2026-05-05T12:23:00Z" w16du:dateUtc="2026-05-05T02:23:00Z">
        <w:r>
          <w:rPr>
            <w:b/>
            <w:bCs/>
          </w:rPr>
          <w:t>2.2. Ope</w:t>
        </w:r>
      </w:ins>
      <w:ins w:id="63" w:author="Ore Toua" w:date="2026-05-05T12:24:00Z" w16du:dateUtc="2026-05-05T02:24:00Z">
        <w:r>
          <w:rPr>
            <w:b/>
            <w:bCs/>
          </w:rPr>
          <w:t>rational Effectiveness</w:t>
        </w:r>
      </w:ins>
      <w:del w:id="64" w:author="Ore Toua" w:date="2026-05-05T12:24:00Z" w16du:dateUtc="2026-05-05T02:24:00Z">
        <w:r w:rsidR="002039E9" w:rsidDel="00CA101E">
          <w:rPr>
            <w:b/>
            <w:bCs/>
          </w:rPr>
          <w:delText>Operational Context:</w:delText>
        </w:r>
      </w:del>
      <w:r w:rsidR="002039E9">
        <w:t xml:space="preserve"> </w:t>
      </w:r>
    </w:p>
    <w:p w14:paraId="7462BE27" w14:textId="77777777" w:rsidR="00CA101E" w:rsidRDefault="002039E9" w:rsidP="00CA101E">
      <w:pPr>
        <w:pStyle w:val="FirstParagraph"/>
        <w:rPr>
          <w:ins w:id="65" w:author="Ore Toua" w:date="2026-05-05T12:30:00Z" w16du:dateUtc="2026-05-05T02:30:00Z"/>
        </w:rPr>
      </w:pPr>
      <w:r>
        <w:t>NCD’s</w:t>
      </w:r>
      <w:ins w:id="66" w:author="Ore Toua" w:date="2026-05-05T12:24:00Z" w16du:dateUtc="2026-05-05T02:24:00Z">
        <w:r w:rsidR="00CA101E">
          <w:t xml:space="preserve"> maritime</w:t>
        </w:r>
      </w:ins>
      <w:r>
        <w:t xml:space="preserve"> </w:t>
      </w:r>
      <w:del w:id="67" w:author="Ore Toua" w:date="2026-05-05T12:30:00Z" w16du:dateUtc="2026-05-05T02:30:00Z">
        <w:r w:rsidDel="00CA101E">
          <w:delText xml:space="preserve">environment </w:delText>
        </w:r>
      </w:del>
      <w:ins w:id="68" w:author="Ore Toua" w:date="2026-05-05T12:30:00Z" w16du:dateUtc="2026-05-05T02:30:00Z">
        <w:r w:rsidR="00CA101E">
          <w:t>environment requires</w:t>
        </w:r>
      </w:ins>
      <w:ins w:id="69" w:author="Ore Toua" w:date="2026-05-05T12:28:00Z" w16du:dateUtc="2026-05-05T02:28:00Z">
        <w:r w:rsidR="00CA101E">
          <w:t xml:space="preserve"> </w:t>
        </w:r>
      </w:ins>
      <w:ins w:id="70" w:author="Ore Toua" w:date="2026-05-05T12:29:00Z" w16du:dateUtc="2026-05-05T02:29:00Z">
        <w:r w:rsidR="00CA101E">
          <w:t xml:space="preserve">structured procedures to manage: </w:t>
        </w:r>
      </w:ins>
      <w:del w:id="71" w:author="Ore Toua" w:date="2026-05-05T12:29:00Z" w16du:dateUtc="2026-05-05T02:29:00Z">
        <w:r w:rsidDel="00CA101E">
          <w:delText xml:space="preserve">involves dense traffic, mixed-use coastal operations (fishing, transport, recreation), and complex enforcement across multiple authorities (Water Police, PNG Ports, NMSA, etc.). </w:delText>
        </w:r>
      </w:del>
    </w:p>
    <w:p w14:paraId="2EAC9A10" w14:textId="09754EF5" w:rsidR="00B15D9C" w:rsidRDefault="00CA101E" w:rsidP="00CA101E">
      <w:pPr>
        <w:pStyle w:val="FirstParagraph"/>
        <w:numPr>
          <w:ilvl w:val="0"/>
          <w:numId w:val="14"/>
        </w:numPr>
        <w:rPr>
          <w:ins w:id="72" w:author="Ore Toua" w:date="2026-05-05T12:30:00Z" w16du:dateUtc="2026-05-05T02:30:00Z"/>
        </w:rPr>
        <w:pPrChange w:id="73" w:author="Ore Toua" w:date="2026-05-05T12:30:00Z" w16du:dateUtc="2026-05-05T02:30:00Z">
          <w:pPr>
            <w:pStyle w:val="FirstParagraph"/>
          </w:pPr>
        </w:pPrChange>
      </w:pPr>
      <w:ins w:id="74" w:author="Ore Toua" w:date="2026-05-05T12:29:00Z" w16du:dateUtc="2026-05-05T02:29:00Z">
        <w:r>
          <w:t>Dense vessel</w:t>
        </w:r>
      </w:ins>
      <w:ins w:id="75" w:author="Ore Toua" w:date="2026-05-05T12:30:00Z" w16du:dateUtc="2026-05-05T02:30:00Z">
        <w:r>
          <w:t xml:space="preserve"> traffic </w:t>
        </w:r>
      </w:ins>
    </w:p>
    <w:p w14:paraId="4BD64458" w14:textId="78394F50" w:rsidR="00CA101E" w:rsidRDefault="00CA101E" w:rsidP="00CA101E">
      <w:pPr>
        <w:pStyle w:val="BodyText"/>
        <w:numPr>
          <w:ilvl w:val="0"/>
          <w:numId w:val="13"/>
        </w:numPr>
        <w:rPr>
          <w:ins w:id="76" w:author="Ore Toua" w:date="2026-05-05T12:30:00Z" w16du:dateUtc="2026-05-05T02:30:00Z"/>
        </w:rPr>
      </w:pPr>
      <w:ins w:id="77" w:author="Ore Toua" w:date="2026-05-05T12:30:00Z" w16du:dateUtc="2026-05-05T02:30:00Z">
        <w:r>
          <w:t xml:space="preserve">Mixed- used operations (commercial, fishing, transport, recreational) </w:t>
        </w:r>
      </w:ins>
    </w:p>
    <w:p w14:paraId="02B0CD40" w14:textId="0929A2CC" w:rsidR="00CA101E" w:rsidRDefault="00635723" w:rsidP="00CA101E">
      <w:pPr>
        <w:pStyle w:val="BodyText"/>
        <w:numPr>
          <w:ilvl w:val="0"/>
          <w:numId w:val="13"/>
        </w:numPr>
        <w:rPr>
          <w:ins w:id="78" w:author="Ore Toua" w:date="2026-05-05T12:31:00Z" w16du:dateUtc="2026-05-05T02:31:00Z"/>
        </w:rPr>
      </w:pPr>
      <w:ins w:id="79" w:author="Ore Toua" w:date="2026-05-05T12:31:00Z" w16du:dateUtc="2026-05-05T02:31:00Z">
        <w:r>
          <w:t>Multi agency enforcement coordination.</w:t>
        </w:r>
      </w:ins>
    </w:p>
    <w:p w14:paraId="35819364" w14:textId="77777777" w:rsidR="00635723" w:rsidRDefault="00635723" w:rsidP="00635723">
      <w:pPr>
        <w:pStyle w:val="FirstParagraph"/>
        <w:rPr>
          <w:ins w:id="80" w:author="Ore Toua" w:date="2026-05-05T12:32:00Z" w16du:dateUtc="2026-05-05T02:32:00Z"/>
          <w:b/>
          <w:bCs/>
        </w:rPr>
      </w:pPr>
      <w:ins w:id="81" w:author="Ore Toua" w:date="2026-05-05T12:31:00Z" w16du:dateUtc="2026-05-05T02:31:00Z">
        <w:r>
          <w:rPr>
            <w:b/>
            <w:bCs/>
          </w:rPr>
          <w:t>2.</w:t>
        </w:r>
        <w:r>
          <w:rPr>
            <w:b/>
            <w:bCs/>
          </w:rPr>
          <w:t>3</w:t>
        </w:r>
        <w:r>
          <w:rPr>
            <w:b/>
            <w:bCs/>
          </w:rPr>
          <w:t xml:space="preserve">. </w:t>
        </w:r>
        <w:r>
          <w:rPr>
            <w:b/>
            <w:bCs/>
          </w:rPr>
          <w:t>Governance and Accoun</w:t>
        </w:r>
      </w:ins>
      <w:ins w:id="82" w:author="Ore Toua" w:date="2026-05-05T12:32:00Z" w16du:dateUtc="2026-05-05T02:32:00Z">
        <w:r>
          <w:rPr>
            <w:b/>
            <w:bCs/>
          </w:rPr>
          <w:t>tability</w:t>
        </w:r>
      </w:ins>
    </w:p>
    <w:p w14:paraId="0EE1E73D" w14:textId="77777777" w:rsidR="00635723" w:rsidRDefault="00635723" w:rsidP="00635723">
      <w:pPr>
        <w:pStyle w:val="FirstParagraph"/>
        <w:rPr>
          <w:ins w:id="83" w:author="Ore Toua" w:date="2026-05-05T12:32:00Z" w16du:dateUtc="2026-05-05T02:32:00Z"/>
          <w:b/>
          <w:bCs/>
        </w:rPr>
      </w:pPr>
      <w:ins w:id="84" w:author="Ore Toua" w:date="2026-05-05T12:32:00Z" w16du:dateUtc="2026-05-05T02:32:00Z">
        <w:r>
          <w:rPr>
            <w:b/>
            <w:bCs/>
          </w:rPr>
          <w:t>To clearly define:</w:t>
        </w:r>
      </w:ins>
    </w:p>
    <w:p w14:paraId="2E768867" w14:textId="22110055" w:rsidR="00635723" w:rsidRDefault="00635723" w:rsidP="00635723">
      <w:pPr>
        <w:pStyle w:val="FirstParagraph"/>
        <w:rPr>
          <w:ins w:id="85" w:author="Ore Toua" w:date="2026-05-05T12:32:00Z" w16du:dateUtc="2026-05-05T02:32:00Z"/>
        </w:rPr>
      </w:pPr>
      <w:ins w:id="86" w:author="Ore Toua" w:date="2026-05-05T12:32:00Z" w16du:dateUtc="2026-05-05T02:32:00Z">
        <w:r>
          <w:rPr>
            <w:b/>
            <w:bCs/>
          </w:rPr>
          <w:t xml:space="preserve">Roles and responsibilities of the Board, Registrar and Inspectors </w:t>
        </w:r>
      </w:ins>
      <w:ins w:id="87" w:author="Ore Toua" w:date="2026-05-05T12:31:00Z" w16du:dateUtc="2026-05-05T02:31:00Z">
        <w:r>
          <w:t xml:space="preserve"> </w:t>
        </w:r>
      </w:ins>
    </w:p>
    <w:p w14:paraId="0C176A69" w14:textId="50BA3BD6" w:rsidR="00635723" w:rsidRDefault="00635723" w:rsidP="00635723">
      <w:pPr>
        <w:pStyle w:val="BodyText"/>
        <w:rPr>
          <w:ins w:id="88" w:author="Ore Toua" w:date="2026-05-05T12:33:00Z" w16du:dateUtc="2026-05-05T02:33:00Z"/>
        </w:rPr>
      </w:pPr>
      <w:ins w:id="89" w:author="Ore Toua" w:date="2026-05-05T12:32:00Z" w16du:dateUtc="2026-05-05T02:32:00Z">
        <w:r>
          <w:t xml:space="preserve">Decision-making </w:t>
        </w:r>
      </w:ins>
      <w:ins w:id="90" w:author="Ore Toua" w:date="2026-05-05T12:33:00Z" w16du:dateUtc="2026-05-05T02:33:00Z">
        <w:r>
          <w:t xml:space="preserve">authority and delegation </w:t>
        </w:r>
      </w:ins>
    </w:p>
    <w:p w14:paraId="0F97C1FB" w14:textId="14268458" w:rsidR="00635723" w:rsidRPr="00635723" w:rsidRDefault="00635723" w:rsidP="00635723">
      <w:pPr>
        <w:pStyle w:val="BodyText"/>
        <w:rPr>
          <w:ins w:id="91" w:author="Ore Toua" w:date="2026-05-05T12:31:00Z" w16du:dateUtc="2026-05-05T02:31:00Z"/>
        </w:rPr>
        <w:pPrChange w:id="92" w:author="Ore Toua" w:date="2026-05-05T12:32:00Z" w16du:dateUtc="2026-05-05T02:32:00Z">
          <w:pPr>
            <w:pStyle w:val="FirstParagraph"/>
            <w:numPr>
              <w:numId w:val="13"/>
            </w:numPr>
            <w:ind w:left="720" w:hanging="360"/>
          </w:pPr>
        </w:pPrChange>
      </w:pPr>
      <w:ins w:id="93" w:author="Ore Toua" w:date="2026-05-05T12:33:00Z" w16du:dateUtc="2026-05-05T02:33:00Z">
        <w:r>
          <w:t xml:space="preserve">Reporting and oversight mechanisms </w:t>
        </w:r>
      </w:ins>
    </w:p>
    <w:p w14:paraId="4CAF0684" w14:textId="0026AC88" w:rsidR="00635723" w:rsidRDefault="00635723" w:rsidP="00635723">
      <w:pPr>
        <w:pStyle w:val="FirstParagraph"/>
        <w:rPr>
          <w:ins w:id="94" w:author="Ore Toua" w:date="2026-05-05T12:33:00Z" w16du:dateUtc="2026-05-05T02:33:00Z"/>
          <w:b/>
          <w:bCs/>
        </w:rPr>
      </w:pPr>
      <w:ins w:id="95" w:author="Ore Toua" w:date="2026-05-05T12:33:00Z" w16du:dateUtc="2026-05-05T02:33:00Z">
        <w:r>
          <w:rPr>
            <w:b/>
            <w:bCs/>
          </w:rPr>
          <w:t>2.</w:t>
        </w:r>
        <w:r>
          <w:rPr>
            <w:b/>
            <w:bCs/>
          </w:rPr>
          <w:t>4</w:t>
        </w:r>
        <w:r>
          <w:rPr>
            <w:b/>
            <w:bCs/>
          </w:rPr>
          <w:t xml:space="preserve">. </w:t>
        </w:r>
        <w:r>
          <w:rPr>
            <w:b/>
            <w:bCs/>
          </w:rPr>
          <w:t>Digital Systems Integration.</w:t>
        </w:r>
      </w:ins>
    </w:p>
    <w:p w14:paraId="75671623" w14:textId="2A7004A3" w:rsidR="00635723" w:rsidRDefault="00635723" w:rsidP="00635723">
      <w:pPr>
        <w:pStyle w:val="BodyText"/>
        <w:rPr>
          <w:ins w:id="96" w:author="Ore Toua" w:date="2026-05-05T12:34:00Z" w16du:dateUtc="2026-05-05T02:34:00Z"/>
        </w:rPr>
      </w:pPr>
      <w:ins w:id="97" w:author="Ore Toua" w:date="2026-05-05T12:33:00Z" w16du:dateUtc="2026-05-05T02:33:00Z">
        <w:r>
          <w:t>To for</w:t>
        </w:r>
      </w:ins>
      <w:ins w:id="98" w:author="Ore Toua" w:date="2026-05-05T12:34:00Z" w16du:dateUtc="2026-05-05T02:34:00Z">
        <w:r>
          <w:t>malize and regulate</w:t>
        </w:r>
      </w:ins>
    </w:p>
    <w:p w14:paraId="62125C90" w14:textId="43EBC1D5" w:rsidR="00635723" w:rsidRDefault="00635723" w:rsidP="00635723">
      <w:pPr>
        <w:pStyle w:val="BodyText"/>
        <w:numPr>
          <w:ilvl w:val="0"/>
          <w:numId w:val="14"/>
        </w:numPr>
        <w:rPr>
          <w:ins w:id="99" w:author="Ore Toua" w:date="2026-05-05T12:34:00Z" w16du:dateUtc="2026-05-05T02:34:00Z"/>
        </w:rPr>
        <w:pPrChange w:id="100" w:author="Ore Toua" w:date="2026-05-05T12:34:00Z" w16du:dateUtc="2026-05-05T02:34:00Z">
          <w:pPr>
            <w:pStyle w:val="BodyText"/>
          </w:pPr>
        </w:pPrChange>
      </w:pPr>
      <w:ins w:id="101" w:author="Ore Toua" w:date="2026-05-05T12:34:00Z" w16du:dateUtc="2026-05-05T02:34:00Z">
        <w:r>
          <w:t xml:space="preserve">Digital registration systems </w:t>
        </w:r>
      </w:ins>
    </w:p>
    <w:p w14:paraId="61BE4DB1" w14:textId="07E2AAB9" w:rsidR="00635723" w:rsidRDefault="00635723" w:rsidP="00635723">
      <w:pPr>
        <w:pStyle w:val="BodyText"/>
        <w:numPr>
          <w:ilvl w:val="0"/>
          <w:numId w:val="14"/>
        </w:numPr>
        <w:rPr>
          <w:ins w:id="102" w:author="Ore Toua" w:date="2026-05-05T12:34:00Z" w16du:dateUtc="2026-05-05T02:34:00Z"/>
        </w:rPr>
        <w:pPrChange w:id="103" w:author="Ore Toua" w:date="2026-05-05T12:34:00Z" w16du:dateUtc="2026-05-05T02:34:00Z">
          <w:pPr>
            <w:pStyle w:val="BodyText"/>
          </w:pPr>
        </w:pPrChange>
      </w:pPr>
      <w:ins w:id="104" w:author="Ore Toua" w:date="2026-05-05T12:34:00Z" w16du:dateUtc="2026-05-05T02:34:00Z">
        <w:r>
          <w:t xml:space="preserve">Inspection and compliance tracking tools </w:t>
        </w:r>
      </w:ins>
    </w:p>
    <w:p w14:paraId="4BAF8BD1" w14:textId="64418A0F" w:rsidR="00635723" w:rsidRDefault="00635723" w:rsidP="00635723">
      <w:pPr>
        <w:pStyle w:val="BodyText"/>
        <w:numPr>
          <w:ilvl w:val="0"/>
          <w:numId w:val="14"/>
        </w:numPr>
        <w:rPr>
          <w:ins w:id="105" w:author="Ore Toua" w:date="2026-05-05T12:34:00Z" w16du:dateUtc="2026-05-05T02:34:00Z"/>
        </w:rPr>
        <w:pPrChange w:id="106" w:author="Ore Toua" w:date="2026-05-05T12:34:00Z" w16du:dateUtc="2026-05-05T02:34:00Z">
          <w:pPr>
            <w:pStyle w:val="BodyText"/>
          </w:pPr>
        </w:pPrChange>
      </w:pPr>
      <w:ins w:id="107" w:author="Ore Toua" w:date="2026-05-05T12:34:00Z" w16du:dateUtc="2026-05-05T02:34:00Z">
        <w:r>
          <w:t>Data management and reporting mechanisms</w:t>
        </w:r>
      </w:ins>
    </w:p>
    <w:p w14:paraId="34A4308C" w14:textId="5D68B952" w:rsidR="0009631E" w:rsidRDefault="0009631E" w:rsidP="0009631E">
      <w:pPr>
        <w:pStyle w:val="FirstParagraph"/>
        <w:rPr>
          <w:ins w:id="108" w:author="Ore Toua" w:date="2026-05-05T13:57:00Z" w16du:dateUtc="2026-05-05T03:57:00Z"/>
          <w:b/>
          <w:bCs/>
        </w:rPr>
        <w:pPrChange w:id="109" w:author="Ore Toua" w:date="2026-05-05T13:57:00Z" w16du:dateUtc="2026-05-05T03:57:00Z">
          <w:pPr>
            <w:pStyle w:val="FirstParagraph"/>
            <w:numPr>
              <w:numId w:val="14"/>
            </w:numPr>
            <w:ind w:left="720" w:hanging="360"/>
          </w:pPr>
        </w:pPrChange>
      </w:pPr>
      <w:ins w:id="110" w:author="Ore Toua" w:date="2026-05-05T13:57:00Z" w16du:dateUtc="2026-05-05T03:57:00Z">
        <w:r>
          <w:rPr>
            <w:b/>
            <w:bCs/>
          </w:rPr>
          <w:t>2.</w:t>
        </w:r>
      </w:ins>
      <w:ins w:id="111" w:author="Ore Toua" w:date="2026-05-05T13:58:00Z" w16du:dateUtc="2026-05-05T03:58:00Z">
        <w:r>
          <w:rPr>
            <w:b/>
            <w:bCs/>
          </w:rPr>
          <w:t>5</w:t>
        </w:r>
      </w:ins>
      <w:ins w:id="112" w:author="Ore Toua" w:date="2026-05-05T13:57:00Z" w16du:dateUtc="2026-05-05T03:57:00Z">
        <w:r>
          <w:rPr>
            <w:b/>
            <w:bCs/>
          </w:rPr>
          <w:t xml:space="preserve">. </w:t>
        </w:r>
        <w:r>
          <w:rPr>
            <w:b/>
            <w:bCs/>
          </w:rPr>
          <w:t>Financial Susta</w:t>
        </w:r>
      </w:ins>
      <w:ins w:id="113" w:author="Ore Toua" w:date="2026-05-05T13:58:00Z" w16du:dateUtc="2026-05-05T03:58:00Z">
        <w:r>
          <w:rPr>
            <w:b/>
            <w:bCs/>
          </w:rPr>
          <w:t xml:space="preserve">inability </w:t>
        </w:r>
      </w:ins>
    </w:p>
    <w:p w14:paraId="3DD0B5FE" w14:textId="7C6EC20D" w:rsidR="00635723" w:rsidRDefault="0009631E" w:rsidP="00635723">
      <w:pPr>
        <w:pStyle w:val="BodyText"/>
        <w:rPr>
          <w:ins w:id="114" w:author="Ore Toua" w:date="2026-05-05T13:58:00Z" w16du:dateUtc="2026-05-05T03:58:00Z"/>
        </w:rPr>
      </w:pPr>
      <w:ins w:id="115" w:author="Ore Toua" w:date="2026-05-05T13:58:00Z" w16du:dateUtc="2026-05-05T03:58:00Z">
        <w:r>
          <w:t>To establish:</w:t>
        </w:r>
      </w:ins>
    </w:p>
    <w:p w14:paraId="77FA2934" w14:textId="52B81603" w:rsidR="0009631E" w:rsidRDefault="0009631E" w:rsidP="0009631E">
      <w:pPr>
        <w:pStyle w:val="BodyText"/>
        <w:numPr>
          <w:ilvl w:val="0"/>
          <w:numId w:val="15"/>
        </w:numPr>
        <w:rPr>
          <w:ins w:id="116" w:author="Ore Toua" w:date="2026-05-05T13:58:00Z" w16du:dateUtc="2026-05-05T03:58:00Z"/>
        </w:rPr>
      </w:pPr>
      <w:ins w:id="117" w:author="Ore Toua" w:date="2026-05-05T13:58:00Z" w16du:dateUtc="2026-05-05T03:58:00Z">
        <w:r>
          <w:t xml:space="preserve">Transparent fee collection and management systems </w:t>
        </w:r>
      </w:ins>
    </w:p>
    <w:p w14:paraId="5170E27A" w14:textId="3E242C90" w:rsidR="0009631E" w:rsidRDefault="0009631E" w:rsidP="0009631E">
      <w:pPr>
        <w:pStyle w:val="BodyText"/>
        <w:numPr>
          <w:ilvl w:val="0"/>
          <w:numId w:val="15"/>
        </w:numPr>
        <w:rPr>
          <w:ins w:id="118" w:author="Ore Toua" w:date="2026-05-05T13:59:00Z" w16du:dateUtc="2026-05-05T03:59:00Z"/>
        </w:rPr>
      </w:pPr>
      <w:ins w:id="119" w:author="Ore Toua" w:date="2026-05-05T13:58:00Z" w16du:dateUtc="2026-05-05T03:58:00Z">
        <w:r>
          <w:t>Budgeting and financial reporting require</w:t>
        </w:r>
      </w:ins>
      <w:ins w:id="120" w:author="Ore Toua" w:date="2026-05-05T13:59:00Z" w16du:dateUtc="2026-05-05T03:59:00Z">
        <w:r>
          <w:t xml:space="preserve">ments </w:t>
        </w:r>
      </w:ins>
    </w:p>
    <w:p w14:paraId="086FF913" w14:textId="238B3535" w:rsidR="0009631E" w:rsidRDefault="0009631E" w:rsidP="0009631E">
      <w:pPr>
        <w:pStyle w:val="BodyText"/>
        <w:numPr>
          <w:ilvl w:val="0"/>
          <w:numId w:val="15"/>
        </w:numPr>
        <w:rPr>
          <w:ins w:id="121" w:author="Ore Toua" w:date="2026-05-05T13:58:00Z" w16du:dateUtc="2026-05-05T03:58:00Z"/>
        </w:rPr>
        <w:pPrChange w:id="122" w:author="Ore Toua" w:date="2026-05-05T13:59:00Z" w16du:dateUtc="2026-05-05T03:59:00Z">
          <w:pPr>
            <w:pStyle w:val="BodyText"/>
          </w:pPr>
        </w:pPrChange>
      </w:pPr>
      <w:ins w:id="123" w:author="Ore Toua" w:date="2026-05-05T13:59:00Z" w16du:dateUtc="2026-05-05T03:59:00Z">
        <w:r>
          <w:t>Sustainable funding mechanisms</w:t>
        </w:r>
      </w:ins>
    </w:p>
    <w:p w14:paraId="7332EEDD" w14:textId="1D01BC71" w:rsidR="0009631E" w:rsidRDefault="0009631E" w:rsidP="0009631E">
      <w:pPr>
        <w:pStyle w:val="FirstParagraph"/>
        <w:numPr>
          <w:ilvl w:val="0"/>
          <w:numId w:val="15"/>
        </w:numPr>
        <w:rPr>
          <w:ins w:id="124" w:author="Ore Toua" w:date="2026-05-05T14:00:00Z" w16du:dateUtc="2026-05-05T04:00:00Z"/>
          <w:b/>
          <w:bCs/>
        </w:rPr>
      </w:pPr>
      <w:ins w:id="125" w:author="Ore Toua" w:date="2026-05-05T14:00:00Z" w16du:dateUtc="2026-05-05T04:00:00Z">
        <w:r>
          <w:rPr>
            <w:b/>
            <w:bCs/>
          </w:rPr>
          <w:lastRenderedPageBreak/>
          <w:t>2.</w:t>
        </w:r>
        <w:r>
          <w:rPr>
            <w:b/>
            <w:bCs/>
          </w:rPr>
          <w:t>6</w:t>
        </w:r>
        <w:r>
          <w:rPr>
            <w:b/>
            <w:bCs/>
          </w:rPr>
          <w:t xml:space="preserve">. </w:t>
        </w:r>
        <w:r>
          <w:rPr>
            <w:b/>
            <w:bCs/>
          </w:rPr>
          <w:t xml:space="preserve">Community Integration </w:t>
        </w:r>
        <w:r>
          <w:rPr>
            <w:b/>
            <w:bCs/>
          </w:rPr>
          <w:t xml:space="preserve"> </w:t>
        </w:r>
      </w:ins>
    </w:p>
    <w:p w14:paraId="29F2D25B" w14:textId="34ACD5C7" w:rsidR="0009631E" w:rsidRDefault="0009631E" w:rsidP="00635723">
      <w:pPr>
        <w:pStyle w:val="BodyText"/>
        <w:rPr>
          <w:ins w:id="126" w:author="Ore Toua" w:date="2026-05-05T14:00:00Z" w16du:dateUtc="2026-05-05T04:00:00Z"/>
        </w:rPr>
      </w:pPr>
      <w:ins w:id="127" w:author="Ore Toua" w:date="2026-05-05T14:00:00Z" w16du:dateUtc="2026-05-05T04:00:00Z">
        <w:r>
          <w:t xml:space="preserve">To strengthen: </w:t>
        </w:r>
      </w:ins>
    </w:p>
    <w:p w14:paraId="2FD0BC0C" w14:textId="60C03373" w:rsidR="0009631E" w:rsidRDefault="0009631E" w:rsidP="0009631E">
      <w:pPr>
        <w:pStyle w:val="BodyText"/>
        <w:numPr>
          <w:ilvl w:val="0"/>
          <w:numId w:val="17"/>
        </w:numPr>
        <w:rPr>
          <w:ins w:id="128" w:author="Ore Toua" w:date="2026-05-05T14:01:00Z" w16du:dateUtc="2026-05-05T04:01:00Z"/>
        </w:rPr>
      </w:pPr>
      <w:ins w:id="129" w:author="Ore Toua" w:date="2026-05-05T14:01:00Z" w16du:dateUtc="2026-05-05T04:01:00Z">
        <w:r>
          <w:t>Collaboration with MKA structures</w:t>
        </w:r>
      </w:ins>
    </w:p>
    <w:p w14:paraId="57EED746" w14:textId="145600EF" w:rsidR="0009631E" w:rsidRDefault="0009631E" w:rsidP="0009631E">
      <w:pPr>
        <w:pStyle w:val="BodyText"/>
        <w:numPr>
          <w:ilvl w:val="0"/>
          <w:numId w:val="17"/>
        </w:numPr>
        <w:rPr>
          <w:ins w:id="130" w:author="Ore Toua" w:date="2026-05-05T14:01:00Z" w16du:dateUtc="2026-05-05T04:01:00Z"/>
        </w:rPr>
      </w:pPr>
      <w:ins w:id="131" w:author="Ore Toua" w:date="2026-05-05T14:01:00Z" w16du:dateUtc="2026-05-05T04:01:00Z">
        <w:r>
          <w:t>Community-based inspections and awareness</w:t>
        </w:r>
      </w:ins>
    </w:p>
    <w:p w14:paraId="0D906D8D" w14:textId="26691376" w:rsidR="0009631E" w:rsidRDefault="0009631E" w:rsidP="0009631E">
      <w:pPr>
        <w:pStyle w:val="BodyText"/>
        <w:numPr>
          <w:ilvl w:val="0"/>
          <w:numId w:val="17"/>
        </w:numPr>
        <w:rPr>
          <w:ins w:id="132" w:author="Ore Toua" w:date="2026-05-05T14:00:00Z" w16du:dateUtc="2026-05-05T04:00:00Z"/>
        </w:rPr>
        <w:pPrChange w:id="133" w:author="Ore Toua" w:date="2026-05-05T14:00:00Z" w16du:dateUtc="2026-05-05T04:00:00Z">
          <w:pPr>
            <w:pStyle w:val="BodyText"/>
          </w:pPr>
        </w:pPrChange>
      </w:pPr>
      <w:ins w:id="134" w:author="Ore Toua" w:date="2026-05-05T14:01:00Z" w16du:dateUtc="2026-05-05T04:01:00Z">
        <w:r>
          <w:t xml:space="preserve">Grassroots compliance and safety engagement </w:t>
        </w:r>
      </w:ins>
    </w:p>
    <w:p w14:paraId="0EC4AB5A" w14:textId="752E5145" w:rsidR="0009631E" w:rsidRPr="00CA101E" w:rsidDel="0009631E" w:rsidRDefault="0009631E" w:rsidP="0009631E">
      <w:pPr>
        <w:pStyle w:val="BodyText"/>
        <w:numPr>
          <w:ilvl w:val="0"/>
          <w:numId w:val="16"/>
        </w:numPr>
        <w:rPr>
          <w:del w:id="135" w:author="Ore Toua" w:date="2026-05-05T14:01:00Z" w16du:dateUtc="2026-05-05T04:01:00Z"/>
        </w:rPr>
        <w:pPrChange w:id="136" w:author="Ore Toua" w:date="2026-05-05T14:00:00Z" w16du:dateUtc="2026-05-05T04:00:00Z">
          <w:pPr>
            <w:pStyle w:val="FirstParagraph"/>
            <w:numPr>
              <w:numId w:val="10"/>
            </w:numPr>
            <w:ind w:left="720" w:hanging="360"/>
          </w:pPr>
        </w:pPrChange>
      </w:pPr>
    </w:p>
    <w:p w14:paraId="571EBE85" w14:textId="28A11B8A" w:rsidR="00B15D9C" w:rsidDel="0009631E" w:rsidRDefault="002039E9" w:rsidP="00B15D9C">
      <w:pPr>
        <w:pStyle w:val="FirstParagraph"/>
        <w:numPr>
          <w:ilvl w:val="0"/>
          <w:numId w:val="10"/>
        </w:numPr>
        <w:rPr>
          <w:del w:id="137" w:author="Ore Toua" w:date="2026-05-05T14:01:00Z" w16du:dateUtc="2026-05-05T04:01:00Z"/>
        </w:rPr>
      </w:pPr>
      <w:del w:id="138" w:author="Ore Toua" w:date="2026-05-05T14:01:00Z" w16du:dateUtc="2026-05-05T04:01:00Z">
        <w:r w:rsidDel="0009631E">
          <w:rPr>
            <w:b/>
            <w:bCs/>
          </w:rPr>
          <w:delText>A</w:delText>
        </w:r>
        <w:r w:rsidDel="0009631E">
          <w:rPr>
            <w:b/>
            <w:bCs/>
          </w:rPr>
          <w:delText>ccountability and Governance:</w:delText>
        </w:r>
        <w:r w:rsidDel="0009631E">
          <w:delText xml:space="preserve"> To define clear lines of authority between the Board, Registrar, and Inspectors, ensuring transparency and compliance with both NMSA and NCDC oversight.</w:delText>
        </w:r>
      </w:del>
    </w:p>
    <w:p w14:paraId="5B646059" w14:textId="7C228054" w:rsidR="00B15D9C" w:rsidDel="0009631E" w:rsidRDefault="002039E9" w:rsidP="00B15D9C">
      <w:pPr>
        <w:pStyle w:val="FirstParagraph"/>
        <w:numPr>
          <w:ilvl w:val="0"/>
          <w:numId w:val="10"/>
        </w:numPr>
        <w:rPr>
          <w:del w:id="139" w:author="Ore Toua" w:date="2026-05-05T14:01:00Z" w16du:dateUtc="2026-05-05T04:01:00Z"/>
        </w:rPr>
      </w:pPr>
      <w:del w:id="140" w:author="Ore Toua" w:date="2026-05-05T14:01:00Z" w16du:dateUtc="2026-05-05T04:01:00Z">
        <w:r w:rsidDel="0009631E">
          <w:rPr>
            <w:b/>
            <w:bCs/>
          </w:rPr>
          <w:delText>Digital Transformation:</w:delText>
        </w:r>
        <w:r w:rsidDel="0009631E">
          <w:delText xml:space="preserve"> To formalize the use of digital registration, inspection, and data systems currently being piloted under the NCD SCRB app.</w:delText>
        </w:r>
      </w:del>
    </w:p>
    <w:p w14:paraId="07C0929A" w14:textId="5DF1FAB3" w:rsidR="00B15D9C" w:rsidDel="0009631E" w:rsidRDefault="002039E9" w:rsidP="00B15D9C">
      <w:pPr>
        <w:pStyle w:val="FirstParagraph"/>
        <w:numPr>
          <w:ilvl w:val="0"/>
          <w:numId w:val="10"/>
        </w:numPr>
        <w:rPr>
          <w:del w:id="141" w:author="Ore Toua" w:date="2026-05-05T14:01:00Z" w16du:dateUtc="2026-05-05T04:01:00Z"/>
        </w:rPr>
      </w:pPr>
      <w:del w:id="142" w:author="Ore Toua" w:date="2026-05-05T14:01:00Z" w16du:dateUtc="2026-05-05T04:01:00Z">
        <w:r w:rsidDel="0009631E">
          <w:rPr>
            <w:b/>
            <w:bCs/>
          </w:rPr>
          <w:delText>Sustainability and Funding:</w:delText>
        </w:r>
        <w:r w:rsidDel="0009631E">
          <w:delText xml:space="preserve"> To institutionalize budget management, fee collection, and remuneration under a regulated framework, ensuring continuity and accountability. </w:delText>
        </w:r>
      </w:del>
    </w:p>
    <w:p w14:paraId="645F8FC3" w14:textId="22BFAFAA" w:rsidR="009C45CA" w:rsidDel="0009631E" w:rsidRDefault="002039E9" w:rsidP="00B15D9C">
      <w:pPr>
        <w:pStyle w:val="FirstParagraph"/>
        <w:numPr>
          <w:ilvl w:val="0"/>
          <w:numId w:val="10"/>
        </w:numPr>
        <w:rPr>
          <w:del w:id="143" w:author="Ore Toua" w:date="2026-05-05T14:01:00Z" w16du:dateUtc="2026-05-05T04:01:00Z"/>
        </w:rPr>
      </w:pPr>
      <w:del w:id="144" w:author="Ore Toua" w:date="2026-05-05T14:01:00Z" w16du:dateUtc="2026-05-05T04:01:00Z">
        <w:r w:rsidDel="0009631E">
          <w:rPr>
            <w:b/>
            <w:bCs/>
          </w:rPr>
          <w:delText>Community Integration:</w:delText>
        </w:r>
        <w:r w:rsidDel="0009631E">
          <w:delText xml:space="preserve"> To align implementation with Motu Koita Assembly (MKA) structures and local community inspectors to enhance safety awareness and compliance at the grassroots level.</w:delText>
        </w:r>
      </w:del>
    </w:p>
    <w:p w14:paraId="411B12DE" w14:textId="6CF95E5A" w:rsidR="009C45CA" w:rsidDel="0009631E" w:rsidRDefault="002039E9">
      <w:pPr>
        <w:rPr>
          <w:del w:id="145" w:author="Ore Toua" w:date="2026-05-05T14:02:00Z" w16du:dateUtc="2026-05-05T04:02:00Z"/>
        </w:rPr>
      </w:pPr>
      <w:del w:id="146" w:author="Ore Toua" w:date="2026-05-05T14:02:00Z" w16du:dateUtc="2026-05-05T04:02:00Z">
        <w:r w:rsidDel="0009631E">
          <w:rPr>
            <w:noProof/>
          </w:rPr>
          <w:pict w14:anchorId="20FAF0A1">
            <v:rect id="_x0000_i1027" alt="" style="width:450.4pt;height:.05pt;mso-width-percent:0;mso-height-percent:0;mso-width-percent:0;mso-height-percent:0" o:hrpct="998" o:hralign="center" o:hrstd="t" o:hr="t"/>
          </w:pict>
        </w:r>
      </w:del>
    </w:p>
    <w:p w14:paraId="46AF9F1F" w14:textId="77777777" w:rsidR="009C45CA" w:rsidRDefault="002039E9">
      <w:pPr>
        <w:pStyle w:val="Heading3"/>
      </w:pPr>
      <w:bookmarkStart w:id="147" w:name="scope-of-the-supplementary-regulation"/>
      <w:bookmarkEnd w:id="36"/>
      <w:r>
        <w:t>3. Scope of the Supplementary Regulation</w:t>
      </w:r>
    </w:p>
    <w:p w14:paraId="5A78453F" w14:textId="791427AF" w:rsidR="009C45CA" w:rsidDel="0009631E" w:rsidRDefault="0009631E">
      <w:pPr>
        <w:pStyle w:val="FirstParagraph"/>
        <w:rPr>
          <w:del w:id="148" w:author="Ore Toua" w:date="2026-05-05T14:02:00Z" w16du:dateUtc="2026-05-05T04:02:00Z"/>
        </w:rPr>
      </w:pPr>
      <w:ins w:id="149" w:author="Ore Toua" w:date="2026-05-05T14:02:00Z" w16du:dateUtc="2026-05-05T04:02:00Z">
        <w:r>
          <w:t>The Regulation will function as a supporting administrative instrument, wi</w:t>
        </w:r>
      </w:ins>
      <w:ins w:id="150" w:author="Ore Toua" w:date="2026-05-05T14:03:00Z" w16du:dateUtc="2026-05-05T04:03:00Z">
        <w:r>
          <w:t>thout altering the provisions of the Small Craft Act 2011.</w:t>
        </w:r>
      </w:ins>
      <w:del w:id="151" w:author="Ore Toua" w:date="2026-05-05T14:02:00Z" w16du:dateUtc="2026-05-05T04:02:00Z">
        <w:r w:rsidR="002039E9" w:rsidDel="0009631E">
          <w:delText xml:space="preserve">The supplementary regulation will </w:delText>
        </w:r>
        <w:r w:rsidR="002039E9" w:rsidDel="0009631E">
          <w:rPr>
            <w:b/>
            <w:bCs/>
          </w:rPr>
          <w:delText>not replace</w:delText>
        </w:r>
        <w:r w:rsidR="002039E9" w:rsidDel="0009631E">
          <w:delText xml:space="preserve"> or </w:delText>
        </w:r>
        <w:r w:rsidR="002039E9" w:rsidDel="0009631E">
          <w:rPr>
            <w:b/>
            <w:bCs/>
          </w:rPr>
          <w:delText>amend</w:delText>
        </w:r>
        <w:r w:rsidR="002039E9" w:rsidDel="0009631E">
          <w:delText xml:space="preserve"> the Small Craft Act 2011. Instead, it will serve as a </w:delText>
        </w:r>
        <w:r w:rsidR="002039E9" w:rsidDel="0009631E">
          <w:rPr>
            <w:b/>
            <w:bCs/>
          </w:rPr>
          <w:delText>supporting instrument</w:delText>
        </w:r>
        <w:r w:rsidR="002039E9" w:rsidDel="0009631E">
          <w:delText xml:space="preserve"> for NCD SCRB operations, focusing on the following key areas:</w:delText>
        </w:r>
      </w:del>
    </w:p>
    <w:p w14:paraId="53056BAF" w14:textId="001E3F2D" w:rsidR="009C45CA" w:rsidRDefault="0009631E">
      <w:pPr>
        <w:pStyle w:val="Heading4"/>
      </w:pPr>
      <w:bookmarkStart w:id="152" w:name="a.-administrative-provisions"/>
      <w:ins w:id="153" w:author="Ore Toua" w:date="2026-05-05T14:03:00Z" w16du:dateUtc="2026-05-05T04:03:00Z">
        <w:r>
          <w:t>3.1</w:t>
        </w:r>
      </w:ins>
      <w:del w:id="154" w:author="Ore Toua" w:date="2026-05-05T14:03:00Z" w16du:dateUtc="2026-05-05T04:03:00Z">
        <w:r w:rsidR="002039E9" w:rsidDel="0009631E">
          <w:delText>a</w:delText>
        </w:r>
      </w:del>
      <w:r w:rsidR="002039E9">
        <w:t>. Administrative Provisions</w:t>
      </w:r>
    </w:p>
    <w:p w14:paraId="120104B3" w14:textId="0DE16109" w:rsidR="009C45CA" w:rsidRDefault="002039E9">
      <w:pPr>
        <w:pStyle w:val="Compact"/>
        <w:numPr>
          <w:ilvl w:val="0"/>
          <w:numId w:val="2"/>
        </w:numPr>
      </w:pPr>
      <w:r>
        <w:t xml:space="preserve">Board </w:t>
      </w:r>
      <w:del w:id="155" w:author="Ore Toua" w:date="2026-05-05T14:03:00Z" w16du:dateUtc="2026-05-05T04:03:00Z">
        <w:r w:rsidDel="0009631E">
          <w:delText>structure</w:delText>
        </w:r>
      </w:del>
      <w:ins w:id="156" w:author="Ore Toua" w:date="2026-05-05T14:03:00Z" w16du:dateUtc="2026-05-05T04:03:00Z">
        <w:r w:rsidR="0009631E">
          <w:t>composition</w:t>
        </w:r>
      </w:ins>
      <w:r>
        <w:t xml:space="preserve">, </w:t>
      </w:r>
      <w:del w:id="157" w:author="Ore Toua" w:date="2026-05-05T14:04:00Z" w16du:dateUtc="2026-05-05T04:04:00Z">
        <w:r w:rsidDel="0009631E">
          <w:delText xml:space="preserve">quorum, and </w:delText>
        </w:r>
      </w:del>
      <w:r>
        <w:t>tenure</w:t>
      </w:r>
      <w:ins w:id="158" w:author="Ore Toua" w:date="2026-05-05T14:04:00Z" w16du:dateUtc="2026-05-05T04:04:00Z">
        <w:r w:rsidR="0009631E">
          <w:t>, and quorum requirements</w:t>
        </w:r>
      </w:ins>
      <w:r>
        <w:t xml:space="preserve"> </w:t>
      </w:r>
      <w:del w:id="159" w:author="Ore Toua" w:date="2026-05-05T14:04:00Z" w16du:dateUtc="2026-05-05T04:04:00Z">
        <w:r w:rsidDel="0009631E">
          <w:delText>of members.</w:delText>
        </w:r>
      </w:del>
    </w:p>
    <w:p w14:paraId="4C1DFEA0" w14:textId="77777777" w:rsidR="009C45CA" w:rsidRDefault="002039E9">
      <w:pPr>
        <w:pStyle w:val="Compact"/>
        <w:numPr>
          <w:ilvl w:val="0"/>
          <w:numId w:val="2"/>
        </w:numPr>
      </w:pPr>
      <w:r>
        <w:t>Delegation of authority to Registrar and Inspectors.</w:t>
      </w:r>
    </w:p>
    <w:p w14:paraId="35BE116C" w14:textId="77777777" w:rsidR="009C45CA" w:rsidRDefault="002039E9">
      <w:pPr>
        <w:pStyle w:val="Compact"/>
        <w:numPr>
          <w:ilvl w:val="0"/>
          <w:numId w:val="2"/>
        </w:numPr>
      </w:pPr>
      <w:r>
        <w:t>Meeting procedures, circular resolutions, and record-keeping requirements.</w:t>
      </w:r>
    </w:p>
    <w:p w14:paraId="57AF3925" w14:textId="3684402C" w:rsidR="009C45CA" w:rsidRDefault="0009631E">
      <w:pPr>
        <w:pStyle w:val="Heading4"/>
      </w:pPr>
      <w:bookmarkStart w:id="160" w:name="b.-operational-procedures"/>
      <w:bookmarkEnd w:id="152"/>
      <w:ins w:id="161" w:author="Ore Toua" w:date="2026-05-05T14:04:00Z" w16du:dateUtc="2026-05-05T04:04:00Z">
        <w:r>
          <w:t>3.2</w:t>
        </w:r>
      </w:ins>
      <w:del w:id="162" w:author="Ore Toua" w:date="2026-05-05T14:04:00Z" w16du:dateUtc="2026-05-05T04:04:00Z">
        <w:r w:rsidR="002039E9" w:rsidDel="0009631E">
          <w:delText>b</w:delText>
        </w:r>
      </w:del>
      <w:r w:rsidR="002039E9">
        <w:t>. Operational Procedures</w:t>
      </w:r>
    </w:p>
    <w:p w14:paraId="78302345" w14:textId="77777777" w:rsidR="009C45CA" w:rsidRDefault="002039E9">
      <w:pPr>
        <w:pStyle w:val="Compact"/>
        <w:numPr>
          <w:ilvl w:val="0"/>
          <w:numId w:val="3"/>
        </w:numPr>
      </w:pPr>
      <w:r>
        <w:t>Standardized processes for registration, renewal, transfer, and replacement of certificates.</w:t>
      </w:r>
    </w:p>
    <w:p w14:paraId="69C5FE4F" w14:textId="77777777" w:rsidR="009C45CA" w:rsidRDefault="002039E9">
      <w:pPr>
        <w:pStyle w:val="Compact"/>
        <w:numPr>
          <w:ilvl w:val="0"/>
          <w:numId w:val="3"/>
        </w:numPr>
      </w:pPr>
      <w:r>
        <w:t>Use of digital systems for record management, inspection, and vessel verification.</w:t>
      </w:r>
    </w:p>
    <w:p w14:paraId="6BB9FA48" w14:textId="238E477E" w:rsidR="009C45CA" w:rsidRDefault="002039E9">
      <w:pPr>
        <w:pStyle w:val="Compact"/>
        <w:numPr>
          <w:ilvl w:val="0"/>
          <w:numId w:val="3"/>
        </w:numPr>
      </w:pPr>
      <w:del w:id="163" w:author="Ore Toua" w:date="2026-05-05T14:05:00Z" w16du:dateUtc="2026-05-05T04:05:00Z">
        <w:r w:rsidDel="0009631E">
          <w:delText>Clear procedures for inspections, vessel compliance, and issuance of load line markings.</w:delText>
        </w:r>
      </w:del>
      <w:ins w:id="164" w:author="Ore Toua" w:date="2026-05-05T14:05:00Z" w16du:dateUtc="2026-05-05T04:05:00Z">
        <w:r w:rsidR="0009631E">
          <w:t xml:space="preserve">Inspection procedures, compliance standards, and certification </w:t>
        </w:r>
        <w:proofErr w:type="gramStart"/>
        <w:r w:rsidR="0009631E">
          <w:t>( including</w:t>
        </w:r>
        <w:proofErr w:type="gramEnd"/>
        <w:r w:rsidR="0009631E">
          <w:t xml:space="preserve"> load li</w:t>
        </w:r>
      </w:ins>
      <w:ins w:id="165" w:author="Ore Toua" w:date="2026-05-05T14:06:00Z" w16du:dateUtc="2026-05-05T04:06:00Z">
        <w:r w:rsidR="0009631E">
          <w:t>ne marking)</w:t>
        </w:r>
      </w:ins>
    </w:p>
    <w:p w14:paraId="58C39756" w14:textId="78B372F0" w:rsidR="009C45CA" w:rsidRDefault="0009631E">
      <w:pPr>
        <w:pStyle w:val="Heading4"/>
      </w:pPr>
      <w:bookmarkStart w:id="166" w:name="c.-compliance-and-enforcement"/>
      <w:bookmarkEnd w:id="160"/>
      <w:ins w:id="167" w:author="Ore Toua" w:date="2026-05-05T14:06:00Z" w16du:dateUtc="2026-05-05T04:06:00Z">
        <w:r>
          <w:lastRenderedPageBreak/>
          <w:t>3.3</w:t>
        </w:r>
      </w:ins>
      <w:del w:id="168" w:author="Ore Toua" w:date="2026-05-05T14:06:00Z" w16du:dateUtc="2026-05-05T04:06:00Z">
        <w:r w:rsidR="002039E9" w:rsidDel="0009631E">
          <w:delText>c</w:delText>
        </w:r>
      </w:del>
      <w:r w:rsidR="002039E9">
        <w:t>. Compliance and Enforcement</w:t>
      </w:r>
    </w:p>
    <w:p w14:paraId="6291AFC2" w14:textId="77777777" w:rsidR="009C45CA" w:rsidRPr="0009631E" w:rsidRDefault="002039E9">
      <w:pPr>
        <w:pStyle w:val="Compact"/>
        <w:numPr>
          <w:ilvl w:val="0"/>
          <w:numId w:val="4"/>
        </w:numPr>
      </w:pPr>
      <w:r w:rsidRPr="0009631E">
        <w:t xml:space="preserve">Establishment of a </w:t>
      </w:r>
      <w:r w:rsidRPr="0009631E">
        <w:rPr>
          <w:rPrChange w:id="169" w:author="Ore Toua" w:date="2026-05-05T14:06:00Z" w16du:dateUtc="2026-05-05T04:06:00Z">
            <w:rPr>
              <w:b/>
              <w:bCs/>
            </w:rPr>
          </w:rPrChange>
        </w:rPr>
        <w:t>Penalty Points System</w:t>
      </w:r>
      <w:r w:rsidRPr="0009631E">
        <w:t xml:space="preserve"> and </w:t>
      </w:r>
      <w:r w:rsidRPr="0009631E">
        <w:rPr>
          <w:rPrChange w:id="170" w:author="Ore Toua" w:date="2026-05-05T14:06:00Z" w16du:dateUtc="2026-05-05T04:06:00Z">
            <w:rPr>
              <w:b/>
              <w:bCs/>
            </w:rPr>
          </w:rPrChange>
        </w:rPr>
        <w:t>Default Fine Schedule</w:t>
      </w:r>
      <w:r w:rsidRPr="0009631E">
        <w:t xml:space="preserve"> tailored to NCD operations, consistent with national standards.</w:t>
      </w:r>
    </w:p>
    <w:p w14:paraId="0A108670" w14:textId="77777777" w:rsidR="009C45CA" w:rsidRDefault="002039E9">
      <w:pPr>
        <w:pStyle w:val="Compact"/>
        <w:numPr>
          <w:ilvl w:val="0"/>
          <w:numId w:val="4"/>
        </w:numPr>
      </w:pPr>
      <w:r>
        <w:t>Clarification of inspector powers and obligations under the law.</w:t>
      </w:r>
    </w:p>
    <w:p w14:paraId="37022BD0" w14:textId="77777777" w:rsidR="009C45CA" w:rsidRPr="0009631E" w:rsidRDefault="002039E9">
      <w:pPr>
        <w:pStyle w:val="Compact"/>
        <w:numPr>
          <w:ilvl w:val="0"/>
          <w:numId w:val="4"/>
        </w:numPr>
      </w:pPr>
      <w:r>
        <w:t xml:space="preserve">Integration of joint patrol and enforcement mechanisms through </w:t>
      </w:r>
      <w:r w:rsidRPr="0009631E">
        <w:t xml:space="preserve">the </w:t>
      </w:r>
      <w:r w:rsidRPr="0009631E">
        <w:rPr>
          <w:rPrChange w:id="171" w:author="Ore Toua" w:date="2026-05-05T14:06:00Z" w16du:dateUtc="2026-05-05T04:06:00Z">
            <w:rPr>
              <w:b/>
              <w:bCs/>
            </w:rPr>
          </w:rPrChange>
        </w:rPr>
        <w:t>MOU with the Water Police</w:t>
      </w:r>
      <w:r w:rsidRPr="0009631E">
        <w:t>.</w:t>
      </w:r>
    </w:p>
    <w:p w14:paraId="69579C15" w14:textId="085C1455" w:rsidR="009C45CA" w:rsidRDefault="0009631E">
      <w:pPr>
        <w:pStyle w:val="Heading4"/>
      </w:pPr>
      <w:bookmarkStart w:id="172" w:name="d.-financial-management"/>
      <w:bookmarkEnd w:id="166"/>
      <w:ins w:id="173" w:author="Ore Toua" w:date="2026-05-05T14:06:00Z" w16du:dateUtc="2026-05-05T04:06:00Z">
        <w:r>
          <w:t>3.4</w:t>
        </w:r>
      </w:ins>
      <w:del w:id="174" w:author="Ore Toua" w:date="2026-05-05T14:06:00Z" w16du:dateUtc="2026-05-05T04:06:00Z">
        <w:r w:rsidR="002039E9" w:rsidDel="0009631E">
          <w:delText>d</w:delText>
        </w:r>
      </w:del>
      <w:r w:rsidR="002039E9">
        <w:t>. Financial Management</w:t>
      </w:r>
    </w:p>
    <w:p w14:paraId="610BC371" w14:textId="77777777" w:rsidR="009C45CA" w:rsidRDefault="002039E9">
      <w:pPr>
        <w:pStyle w:val="Compact"/>
        <w:numPr>
          <w:ilvl w:val="0"/>
          <w:numId w:val="5"/>
        </w:numPr>
      </w:pPr>
      <w:r>
        <w:t>Governance around the collection, retention, and disbursement of registration and licensing fees.</w:t>
      </w:r>
    </w:p>
    <w:p w14:paraId="1B55C2E2" w14:textId="77777777" w:rsidR="009C45CA" w:rsidRDefault="002039E9">
      <w:pPr>
        <w:pStyle w:val="Compact"/>
        <w:numPr>
          <w:ilvl w:val="0"/>
          <w:numId w:val="5"/>
        </w:numPr>
      </w:pPr>
      <w:r>
        <w:t>Annual budget preparation, financial reporting, and auditing requirements.</w:t>
      </w:r>
    </w:p>
    <w:p w14:paraId="4422231B" w14:textId="77777777" w:rsidR="009C45CA" w:rsidRDefault="002039E9">
      <w:pPr>
        <w:pStyle w:val="Compact"/>
        <w:numPr>
          <w:ilvl w:val="0"/>
          <w:numId w:val="5"/>
        </w:numPr>
      </w:pPr>
      <w:r>
        <w:t>Clarity on use of funds for community awareness, training, and enforcement.</w:t>
      </w:r>
    </w:p>
    <w:p w14:paraId="6CA995D4" w14:textId="284A611C" w:rsidR="009C45CA" w:rsidRDefault="00D4319F">
      <w:pPr>
        <w:pStyle w:val="Heading4"/>
      </w:pPr>
      <w:bookmarkStart w:id="175" w:name="e.-staffing-and-remuneration"/>
      <w:bookmarkEnd w:id="172"/>
      <w:ins w:id="176" w:author="Ore Toua" w:date="2026-05-05T14:10:00Z" w16du:dateUtc="2026-05-05T04:10:00Z">
        <w:r>
          <w:t>3.5</w:t>
        </w:r>
      </w:ins>
      <w:del w:id="177" w:author="Ore Toua" w:date="2026-05-05T14:10:00Z" w16du:dateUtc="2026-05-05T04:10:00Z">
        <w:r w:rsidR="002039E9" w:rsidDel="00D4319F">
          <w:delText>e</w:delText>
        </w:r>
      </w:del>
      <w:r w:rsidR="002039E9">
        <w:t>. Staffing and Remuneration</w:t>
      </w:r>
    </w:p>
    <w:p w14:paraId="40E5C9BF" w14:textId="2CAC77B6" w:rsidR="009C45CA" w:rsidRDefault="002039E9">
      <w:pPr>
        <w:pStyle w:val="Compact"/>
        <w:numPr>
          <w:ilvl w:val="0"/>
          <w:numId w:val="6"/>
        </w:numPr>
      </w:pPr>
      <w:r>
        <w:t xml:space="preserve">Definition of </w:t>
      </w:r>
      <w:del w:id="178" w:author="Ore Toua" w:date="2026-05-05T14:07:00Z" w16du:dateUtc="2026-05-05T04:07:00Z">
        <w:r w:rsidDel="00D4319F">
          <w:delText>core</w:delText>
        </w:r>
      </w:del>
      <w:r>
        <w:t xml:space="preserve"> Registry </w:t>
      </w:r>
      <w:del w:id="179" w:author="Ore Toua" w:date="2026-05-05T14:07:00Z" w16du:dateUtc="2026-05-05T04:07:00Z">
        <w:r w:rsidDel="00D4319F">
          <w:delText>positions and associated pay bands (aligned with the 2026 Remuneration Budget)</w:delText>
        </w:r>
      </w:del>
      <w:ins w:id="180" w:author="Ore Toua" w:date="2026-05-05T14:07:00Z" w16du:dateUtc="2026-05-05T04:07:00Z">
        <w:r w:rsidR="00D4319F">
          <w:t>structures and roles</w:t>
        </w:r>
      </w:ins>
      <w:r>
        <w:t>.</w:t>
      </w:r>
    </w:p>
    <w:p w14:paraId="4A79753C" w14:textId="77777777" w:rsidR="009C45CA" w:rsidRDefault="002039E9">
      <w:pPr>
        <w:pStyle w:val="Compact"/>
        <w:numPr>
          <w:ilvl w:val="0"/>
          <w:numId w:val="6"/>
        </w:numPr>
      </w:pPr>
      <w:r>
        <w:t>Procedures for appointment, performance review, and termination.</w:t>
      </w:r>
    </w:p>
    <w:p w14:paraId="30935843" w14:textId="500C0119" w:rsidR="009C45CA" w:rsidRDefault="002039E9">
      <w:pPr>
        <w:pStyle w:val="Compact"/>
        <w:numPr>
          <w:ilvl w:val="0"/>
          <w:numId w:val="6"/>
        </w:numPr>
      </w:pPr>
      <w:del w:id="181" w:author="Ore Toua" w:date="2026-05-05T14:07:00Z" w16du:dateUtc="2026-05-05T04:07:00Z">
        <w:r w:rsidDel="00D4319F">
          <w:delText xml:space="preserve">Alignment with </w:delText>
        </w:r>
        <w:r w:rsidDel="00D4319F">
          <w:rPr>
            <w:b/>
            <w:bCs/>
          </w:rPr>
          <w:delText>NCDC</w:delText>
        </w:r>
        <w:r w:rsidDel="00D4319F">
          <w:delText xml:space="preserve"> and </w:delText>
        </w:r>
        <w:r w:rsidDel="00D4319F">
          <w:rPr>
            <w:b/>
            <w:bCs/>
          </w:rPr>
          <w:delText>SCMC</w:delText>
        </w:r>
        <w:r w:rsidDel="00D4319F">
          <w:delText xml:space="preserve"> standards to ensure sustainability and accountability</w:delText>
        </w:r>
      </w:del>
      <w:ins w:id="182" w:author="Ore Toua" w:date="2026-05-05T14:07:00Z" w16du:dateUtc="2026-05-05T04:07:00Z">
        <w:r w:rsidR="00D4319F">
          <w:t>Complia</w:t>
        </w:r>
      </w:ins>
      <w:ins w:id="183" w:author="Ore Toua" w:date="2026-05-05T14:08:00Z" w16du:dateUtc="2026-05-05T04:08:00Z">
        <w:r w:rsidR="00D4319F">
          <w:t>nce with NCDC and applicable public sector standards</w:t>
        </w:r>
      </w:ins>
      <w:r>
        <w:t>.</w:t>
      </w:r>
    </w:p>
    <w:p w14:paraId="1FADD789" w14:textId="402B7369" w:rsidR="009C45CA" w:rsidRDefault="00D4319F">
      <w:pPr>
        <w:pStyle w:val="Heading4"/>
      </w:pPr>
      <w:bookmarkStart w:id="184" w:name="f.-community-engagement-and-awareness"/>
      <w:bookmarkEnd w:id="175"/>
      <w:ins w:id="185" w:author="Ore Toua" w:date="2026-05-05T14:10:00Z" w16du:dateUtc="2026-05-05T04:10:00Z">
        <w:r>
          <w:t>3.6</w:t>
        </w:r>
      </w:ins>
      <w:del w:id="186" w:author="Ore Toua" w:date="2026-05-05T14:10:00Z" w16du:dateUtc="2026-05-05T04:10:00Z">
        <w:r w:rsidR="002039E9" w:rsidDel="00D4319F">
          <w:delText>f</w:delText>
        </w:r>
      </w:del>
      <w:r w:rsidR="002039E9">
        <w:t>. Community Engagement and Awareness</w:t>
      </w:r>
    </w:p>
    <w:p w14:paraId="6B326A66" w14:textId="77777777" w:rsidR="009C45CA" w:rsidRDefault="002039E9">
      <w:pPr>
        <w:pStyle w:val="Compact"/>
        <w:numPr>
          <w:ilvl w:val="0"/>
          <w:numId w:val="7"/>
        </w:numPr>
      </w:pPr>
      <w:r>
        <w:t>Institutionalizing awareness and education initiatives on safety at sea.</w:t>
      </w:r>
    </w:p>
    <w:p w14:paraId="0828BDC6" w14:textId="25952930" w:rsidR="009C45CA" w:rsidRDefault="002039E9">
      <w:pPr>
        <w:pStyle w:val="Compact"/>
        <w:numPr>
          <w:ilvl w:val="0"/>
          <w:numId w:val="7"/>
        </w:numPr>
        <w:rPr>
          <w:ins w:id="187" w:author="Ore Toua" w:date="2026-05-05T14:11:00Z" w16du:dateUtc="2026-05-05T04:11:00Z"/>
        </w:rPr>
      </w:pPr>
      <w:del w:id="188" w:author="Ore Toua" w:date="2026-05-05T14:11:00Z" w16du:dateUtc="2026-05-05T04:11:00Z">
        <w:r w:rsidDel="00D4319F">
          <w:delText>Defining the structure for community-based inspectors and collaboration with Motu Koita Assembly ward representatives</w:delText>
        </w:r>
      </w:del>
      <w:ins w:id="189" w:author="Ore Toua" w:date="2026-05-05T14:11:00Z" w16du:dateUtc="2026-05-05T04:11:00Z">
        <w:r w:rsidR="00D4319F">
          <w:t>Framework for community-based inspectors</w:t>
        </w:r>
      </w:ins>
      <w:r>
        <w:t>.</w:t>
      </w:r>
    </w:p>
    <w:p w14:paraId="40CABC2E" w14:textId="4536EB1B" w:rsidR="00D4319F" w:rsidRDefault="00D4319F">
      <w:pPr>
        <w:pStyle w:val="Compact"/>
        <w:numPr>
          <w:ilvl w:val="0"/>
          <w:numId w:val="7"/>
        </w:numPr>
      </w:pPr>
      <w:ins w:id="190" w:author="Ore Toua" w:date="2026-05-05T14:11:00Z" w16du:dateUtc="2026-05-05T04:11:00Z">
        <w:r>
          <w:t>Coordination with MKA ward structures</w:t>
        </w:r>
      </w:ins>
    </w:p>
    <w:p w14:paraId="1E050C01" w14:textId="45E8B47E" w:rsidR="009C45CA" w:rsidDel="00D4319F" w:rsidRDefault="002039E9">
      <w:pPr>
        <w:pStyle w:val="Compact"/>
        <w:numPr>
          <w:ilvl w:val="0"/>
          <w:numId w:val="7"/>
        </w:numPr>
        <w:rPr>
          <w:del w:id="191" w:author="Ore Toua" w:date="2026-05-05T14:11:00Z" w16du:dateUtc="2026-05-05T04:11:00Z"/>
        </w:rPr>
      </w:pPr>
      <w:del w:id="192" w:author="Ore Toua" w:date="2026-05-05T14:11:00Z" w16du:dateUtc="2026-05-05T04:11:00Z">
        <w:r w:rsidDel="00D4319F">
          <w:delText>Encouraging partnerships with private sector stakeholders (e.g., RPYC, PNG Ports, and local operators).</w:delText>
        </w:r>
      </w:del>
    </w:p>
    <w:p w14:paraId="7ECE30B6" w14:textId="4FD098CF" w:rsidR="00D4319F" w:rsidRDefault="00D4319F">
      <w:pPr>
        <w:pStyle w:val="Compact"/>
        <w:numPr>
          <w:ilvl w:val="0"/>
          <w:numId w:val="7"/>
        </w:numPr>
        <w:rPr>
          <w:ins w:id="193" w:author="Ore Toua" w:date="2026-05-05T14:11:00Z" w16du:dateUtc="2026-05-05T04:11:00Z"/>
        </w:rPr>
      </w:pPr>
      <w:ins w:id="194" w:author="Ore Toua" w:date="2026-05-05T14:11:00Z" w16du:dateUtc="2026-05-05T04:11:00Z">
        <w:r>
          <w:t>Partnership with private sector stakeholders</w:t>
        </w:r>
      </w:ins>
    </w:p>
    <w:p w14:paraId="42AA493F" w14:textId="7B9912E6" w:rsidR="009C45CA" w:rsidRDefault="002039E9">
      <w:del w:id="195" w:author="Ore Toua" w:date="2026-05-05T14:11:00Z" w16du:dateUtc="2026-05-05T04:11:00Z">
        <w:r w:rsidDel="00D4319F">
          <w:rPr>
            <w:noProof/>
          </w:rPr>
          <w:pict w14:anchorId="253FE795">
            <v:rect id="_x0000_i1028" alt="" style="width:450.4pt;height:.05pt;mso-width-percent:0;mso-height-percent:0;mso-width-percent:0;mso-height-percent:0" o:hrpct="998" o:hralign="center" o:hrstd="t" o:hr="t"/>
          </w:pict>
        </w:r>
      </w:del>
    </w:p>
    <w:p w14:paraId="19C8C949" w14:textId="3B093A4A" w:rsidR="009C45CA" w:rsidRDefault="002039E9">
      <w:pPr>
        <w:pStyle w:val="Heading3"/>
        <w:rPr>
          <w:ins w:id="196" w:author="Ore Toua" w:date="2026-05-05T14:13:00Z" w16du:dateUtc="2026-05-05T04:13:00Z"/>
        </w:rPr>
      </w:pPr>
      <w:bookmarkStart w:id="197" w:name="expected-benefits"/>
      <w:bookmarkEnd w:id="147"/>
      <w:bookmarkEnd w:id="184"/>
      <w:r>
        <w:t>4. Expected</w:t>
      </w:r>
      <w:del w:id="198" w:author="Ore Toua" w:date="2026-05-05T14:11:00Z" w16du:dateUtc="2026-05-05T04:11:00Z">
        <w:r w:rsidDel="00D4319F">
          <w:delText xml:space="preserve"> Benefit</w:delText>
        </w:r>
        <w:r w:rsidDel="00D4319F">
          <w:delText>s</w:delText>
        </w:r>
      </w:del>
      <w:ins w:id="199" w:author="Ore Toua" w:date="2026-05-05T14:12:00Z" w16du:dateUtc="2026-05-05T04:12:00Z">
        <w:r w:rsidR="00D4319F">
          <w:t xml:space="preserve"> Outcomes.</w:t>
        </w:r>
      </w:ins>
    </w:p>
    <w:p w14:paraId="7DCFA12F" w14:textId="0863CF7E" w:rsidR="00D4319F" w:rsidRPr="00D4319F" w:rsidRDefault="00D4319F" w:rsidP="00D4319F">
      <w:pPr>
        <w:pStyle w:val="BodyText"/>
        <w:pPrChange w:id="200" w:author="Ore Toua" w:date="2026-05-05T14:13:00Z" w16du:dateUtc="2026-05-05T04:13:00Z">
          <w:pPr>
            <w:pStyle w:val="Heading3"/>
          </w:pPr>
        </w:pPrChange>
      </w:pPr>
      <w:ins w:id="201" w:author="Ore Toua" w:date="2026-05-05T14:13:00Z" w16du:dateUtc="2026-05-05T04:13:00Z">
        <w:r>
          <w:t xml:space="preserve">Implementation of the Regulation is expected to deliver: </w:t>
        </w:r>
      </w:ins>
    </w:p>
    <w:p w14:paraId="46DEAF5D" w14:textId="305BD2A7" w:rsidR="009C45CA" w:rsidRDefault="002039E9">
      <w:pPr>
        <w:pStyle w:val="Compact"/>
        <w:numPr>
          <w:ilvl w:val="0"/>
          <w:numId w:val="8"/>
        </w:numPr>
      </w:pPr>
      <w:r>
        <w:rPr>
          <w:b/>
          <w:bCs/>
        </w:rPr>
        <w:t>Improved Governance:</w:t>
      </w:r>
      <w:r>
        <w:t xml:space="preserve"> </w:t>
      </w:r>
      <w:del w:id="202" w:author="Ore Toua" w:date="2026-05-05T14:14:00Z" w16du:dateUtc="2026-05-05T04:14:00Z">
        <w:r w:rsidDel="00D4319F">
          <w:delText>Clear structure for decision-making, accountability, and reporting.</w:delText>
        </w:r>
      </w:del>
      <w:ins w:id="203" w:author="Ore Toua" w:date="2026-05-05T14:14:00Z" w16du:dateUtc="2026-05-05T04:14:00Z">
        <w:r w:rsidR="00D4319F">
          <w:t>Clear authority, accountability, and reporting lines</w:t>
        </w:r>
      </w:ins>
    </w:p>
    <w:p w14:paraId="67FA6550" w14:textId="77777777" w:rsidR="009C45CA" w:rsidRDefault="002039E9">
      <w:pPr>
        <w:pStyle w:val="Compact"/>
        <w:numPr>
          <w:ilvl w:val="0"/>
          <w:numId w:val="8"/>
        </w:numPr>
      </w:pPr>
      <w:r>
        <w:rPr>
          <w:b/>
          <w:bCs/>
        </w:rPr>
        <w:t>Operational Efficiency:</w:t>
      </w:r>
      <w:r>
        <w:t xml:space="preserve"> Streamlined registration, inspection, and compliance processes through digital systems.</w:t>
      </w:r>
    </w:p>
    <w:p w14:paraId="0C0DA8CC" w14:textId="77777777" w:rsidR="009C45CA" w:rsidRDefault="002039E9">
      <w:pPr>
        <w:pStyle w:val="Compact"/>
        <w:numPr>
          <w:ilvl w:val="0"/>
          <w:numId w:val="8"/>
        </w:numPr>
      </w:pPr>
      <w:r>
        <w:rPr>
          <w:b/>
          <w:bCs/>
        </w:rPr>
        <w:t>Enhanced Safety:</w:t>
      </w:r>
      <w:r>
        <w:t xml:space="preserve"> Strengthened enforcement and awareness leading to safer waterways.</w:t>
      </w:r>
    </w:p>
    <w:p w14:paraId="031161D2" w14:textId="55EE1994" w:rsidR="009C45CA" w:rsidRDefault="00D4319F">
      <w:pPr>
        <w:pStyle w:val="Compact"/>
        <w:numPr>
          <w:ilvl w:val="0"/>
          <w:numId w:val="8"/>
        </w:numPr>
      </w:pPr>
      <w:ins w:id="204" w:author="Ore Toua" w:date="2026-05-05T14:15:00Z" w16du:dateUtc="2026-05-05T04:15:00Z">
        <w:r>
          <w:rPr>
            <w:b/>
            <w:bCs/>
          </w:rPr>
          <w:t xml:space="preserve">Financial </w:t>
        </w:r>
      </w:ins>
      <w:r w:rsidR="002039E9">
        <w:rPr>
          <w:b/>
          <w:bCs/>
        </w:rPr>
        <w:t>Sustainability:</w:t>
      </w:r>
      <w:r w:rsidR="002039E9">
        <w:t xml:space="preserve"> </w:t>
      </w:r>
      <w:del w:id="205" w:author="Ore Toua" w:date="2026-05-05T14:16:00Z" w16du:dateUtc="2026-05-05T04:16:00Z">
        <w:r w:rsidR="002039E9" w:rsidDel="00D4319F">
          <w:delText>A formal structure for budgeting, staffing, and long-term continuity.</w:delText>
        </w:r>
      </w:del>
      <w:ins w:id="206" w:author="Ore Toua" w:date="2026-05-05T14:16:00Z" w16du:dateUtc="2026-05-05T04:16:00Z">
        <w:r>
          <w:t>Transparent and accountable funding systems</w:t>
        </w:r>
      </w:ins>
    </w:p>
    <w:p w14:paraId="4CE2623F" w14:textId="218715A8" w:rsidR="009C45CA" w:rsidRDefault="00D4319F">
      <w:pPr>
        <w:pStyle w:val="Compact"/>
        <w:numPr>
          <w:ilvl w:val="0"/>
          <w:numId w:val="8"/>
        </w:numPr>
      </w:pPr>
      <w:ins w:id="207" w:author="Ore Toua" w:date="2026-05-05T14:16:00Z" w16du:dateUtc="2026-05-05T04:16:00Z">
        <w:r>
          <w:rPr>
            <w:b/>
            <w:bCs/>
          </w:rPr>
          <w:t xml:space="preserve">Stronger </w:t>
        </w:r>
      </w:ins>
      <w:r w:rsidR="002039E9">
        <w:rPr>
          <w:b/>
          <w:bCs/>
        </w:rPr>
        <w:t>Partnerships:</w:t>
      </w:r>
      <w:r w:rsidR="002039E9">
        <w:t xml:space="preserve"> </w:t>
      </w:r>
      <w:del w:id="208" w:author="Ore Toua" w:date="2026-05-05T14:16:00Z" w16du:dateUtc="2026-05-05T04:16:00Z">
        <w:r w:rsidR="002039E9" w:rsidDel="00D4319F">
          <w:delText>Strengthened collaboration between NCDC, MKA, NMSA, and the Water Police through formal agreements</w:delText>
        </w:r>
      </w:del>
      <w:ins w:id="209" w:author="Ore Toua" w:date="2026-05-05T14:16:00Z" w16du:dateUtc="2026-05-05T04:16:00Z">
        <w:r>
          <w:t>Coordinated multi-agency and community collaboration</w:t>
        </w:r>
      </w:ins>
      <w:r w:rsidR="002039E9">
        <w:t>.</w:t>
      </w:r>
    </w:p>
    <w:p w14:paraId="23DFE421" w14:textId="77777777" w:rsidR="009C45CA" w:rsidRDefault="002039E9">
      <w:r>
        <w:rPr>
          <w:noProof/>
        </w:rPr>
        <w:pict w14:anchorId="2888C07F">
          <v:rect id="_x0000_i1029" alt="" style="width:450.4pt;height:.05pt;mso-width-percent:0;mso-height-percent:0;mso-width-percent:0;mso-height-percent:0" o:hrpct="998" o:hralign="center" o:hrstd="t" o:hr="t"/>
        </w:pict>
      </w:r>
    </w:p>
    <w:p w14:paraId="5F3F9D47" w14:textId="23AB845F" w:rsidR="009C45CA" w:rsidRDefault="002039E9">
      <w:pPr>
        <w:pStyle w:val="Heading3"/>
        <w:rPr>
          <w:ins w:id="210" w:author="Ore Toua" w:date="2026-05-05T14:17:00Z" w16du:dateUtc="2026-05-05T04:17:00Z"/>
        </w:rPr>
      </w:pPr>
      <w:bookmarkStart w:id="211" w:name="next-steps"/>
      <w:bookmarkEnd w:id="197"/>
      <w:r>
        <w:lastRenderedPageBreak/>
        <w:t xml:space="preserve">5. </w:t>
      </w:r>
      <w:del w:id="212" w:author="Ore Toua" w:date="2026-05-05T14:17:00Z" w16du:dateUtc="2026-05-05T04:17:00Z">
        <w:r w:rsidDel="00D4319F">
          <w:delText>Next Steps</w:delText>
        </w:r>
      </w:del>
      <w:ins w:id="213" w:author="Ore Toua" w:date="2026-05-05T14:17:00Z" w16du:dateUtc="2026-05-05T04:17:00Z">
        <w:r w:rsidR="00D4319F">
          <w:t>Implementation Roadmap</w:t>
        </w:r>
      </w:ins>
    </w:p>
    <w:p w14:paraId="5F77FD80" w14:textId="173808DE" w:rsidR="00D4319F" w:rsidRPr="00D4319F" w:rsidRDefault="00D4319F" w:rsidP="00D4319F">
      <w:pPr>
        <w:pStyle w:val="BodyText"/>
        <w:pPrChange w:id="214" w:author="Ore Toua" w:date="2026-05-05T14:17:00Z" w16du:dateUtc="2026-05-05T04:17:00Z">
          <w:pPr>
            <w:pStyle w:val="Heading3"/>
          </w:pPr>
        </w:pPrChange>
      </w:pPr>
      <w:ins w:id="215" w:author="Ore Toua" w:date="2026-05-05T14:17:00Z" w16du:dateUtc="2026-05-05T04:17:00Z">
        <w:r>
          <w:t xml:space="preserve">The following phased approach is </w:t>
        </w:r>
      </w:ins>
      <w:ins w:id="216" w:author="Ore Toua" w:date="2026-05-05T14:18:00Z" w16du:dateUtc="2026-05-05T04:18:00Z">
        <w:r w:rsidR="00573212">
          <w:t>recommended</w:t>
        </w:r>
      </w:ins>
      <w:ins w:id="217" w:author="Ore Toua" w:date="2026-05-05T14:17:00Z" w16du:dateUtc="2026-05-05T04:17:00Z">
        <w:r>
          <w:t xml:space="preserve">: </w:t>
        </w:r>
      </w:ins>
    </w:p>
    <w:p w14:paraId="333EBF22" w14:textId="77777777" w:rsidR="00573212" w:rsidRDefault="002039E9">
      <w:pPr>
        <w:pStyle w:val="Compact"/>
        <w:numPr>
          <w:ilvl w:val="0"/>
          <w:numId w:val="9"/>
        </w:numPr>
        <w:rPr>
          <w:ins w:id="218" w:author="Ore Toua" w:date="2026-05-05T14:18:00Z" w16du:dateUtc="2026-05-05T04:18:00Z"/>
        </w:rPr>
      </w:pPr>
      <w:r w:rsidRPr="00573212">
        <w:t>Board endorsement</w:t>
      </w:r>
    </w:p>
    <w:p w14:paraId="5CF7CFF3" w14:textId="77777777" w:rsidR="00573212" w:rsidRDefault="00573212" w:rsidP="00573212">
      <w:pPr>
        <w:pStyle w:val="Compact"/>
        <w:numPr>
          <w:ilvl w:val="0"/>
          <w:numId w:val="18"/>
        </w:numPr>
        <w:rPr>
          <w:ins w:id="219" w:author="Ore Toua" w:date="2026-05-05T14:19:00Z" w16du:dateUtc="2026-05-05T04:19:00Z"/>
        </w:rPr>
      </w:pPr>
      <w:ins w:id="220" w:author="Ore Toua" w:date="2026-05-05T14:18:00Z" w16du:dateUtc="2026-05-05T04:18:00Z">
        <w:r>
          <w:t xml:space="preserve">Approval to proceed with drafting the supplementary regulation </w:t>
        </w:r>
      </w:ins>
    </w:p>
    <w:p w14:paraId="29B5F040" w14:textId="2AC86F82" w:rsidR="000749A8" w:rsidRDefault="002039E9" w:rsidP="000749A8">
      <w:pPr>
        <w:pStyle w:val="Compact"/>
        <w:numPr>
          <w:ilvl w:val="0"/>
          <w:numId w:val="18"/>
        </w:numPr>
        <w:rPr>
          <w:ins w:id="221" w:author="Ore Toua" w:date="2026-05-05T14:32:00Z" w16du:dateUtc="2026-05-05T04:32:00Z"/>
        </w:rPr>
      </w:pPr>
      <w:r w:rsidRPr="00573212">
        <w:t xml:space="preserve"> to proceed with the </w:t>
      </w:r>
      <w:r w:rsidRPr="00573212">
        <w:rPr>
          <w:rPrChange w:id="222" w:author="Ore Toua" w:date="2026-05-05T14:17:00Z" w16du:dateUtc="2026-05-05T04:17:00Z">
            <w:rPr>
              <w:b/>
              <w:bCs/>
            </w:rPr>
          </w:rPrChange>
        </w:rPr>
        <w:t>drafting of the supplementary regulation</w:t>
      </w:r>
      <w:r w:rsidRPr="00573212">
        <w:t>.</w:t>
      </w:r>
    </w:p>
    <w:p w14:paraId="75B98FF7" w14:textId="5FFEFA28" w:rsidR="000749A8" w:rsidRDefault="000749A8" w:rsidP="000749A8">
      <w:pPr>
        <w:pStyle w:val="Compact"/>
        <w:rPr>
          <w:ins w:id="223" w:author="Ore Toua" w:date="2026-05-05T14:32:00Z" w16du:dateUtc="2026-05-05T04:32:00Z"/>
        </w:rPr>
      </w:pPr>
      <w:ins w:id="224" w:author="Ore Toua" w:date="2026-05-05T14:32:00Z" w16du:dateUtc="2026-05-05T04:32:00Z">
        <w:r>
          <w:t xml:space="preserve">2. Legal Review </w:t>
        </w:r>
      </w:ins>
    </w:p>
    <w:p w14:paraId="6E114131" w14:textId="6A6C4AE3" w:rsidR="000749A8" w:rsidRDefault="000749A8" w:rsidP="000749A8">
      <w:pPr>
        <w:pStyle w:val="Compact"/>
        <w:rPr>
          <w:ins w:id="225" w:author="Ore Toua" w:date="2026-05-05T14:32:00Z" w16du:dateUtc="2026-05-05T04:32:00Z"/>
        </w:rPr>
      </w:pPr>
      <w:ins w:id="226" w:author="Ore Toua" w:date="2026-05-05T14:32:00Z" w16du:dateUtc="2026-05-05T04:32:00Z">
        <w:r>
          <w:t xml:space="preserve">Engagement with: </w:t>
        </w:r>
      </w:ins>
    </w:p>
    <w:p w14:paraId="71D6B382" w14:textId="77777777" w:rsidR="000749A8" w:rsidRDefault="000749A8" w:rsidP="000749A8">
      <w:pPr>
        <w:pStyle w:val="Compact"/>
        <w:rPr>
          <w:ins w:id="227" w:author="Ore Toua" w:date="2026-05-05T14:32:00Z" w16du:dateUtc="2026-05-05T04:32:00Z"/>
        </w:rPr>
      </w:pPr>
    </w:p>
    <w:p w14:paraId="5048CCB9" w14:textId="70277418" w:rsidR="000749A8" w:rsidRDefault="000749A8" w:rsidP="000749A8">
      <w:pPr>
        <w:pStyle w:val="Compact"/>
        <w:numPr>
          <w:ilvl w:val="0"/>
          <w:numId w:val="19"/>
        </w:numPr>
        <w:rPr>
          <w:ins w:id="228" w:author="Ore Toua" w:date="2026-05-05T14:33:00Z" w16du:dateUtc="2026-05-05T04:33:00Z"/>
        </w:rPr>
        <w:pPrChange w:id="229" w:author="Ore Toua" w:date="2026-05-05T14:33:00Z" w16du:dateUtc="2026-05-05T04:33:00Z">
          <w:pPr>
            <w:pStyle w:val="Compact"/>
          </w:pPr>
        </w:pPrChange>
      </w:pPr>
      <w:ins w:id="230" w:author="Ore Toua" w:date="2026-05-05T14:33:00Z" w16du:dateUtc="2026-05-05T04:33:00Z">
        <w:r>
          <w:t xml:space="preserve">NMSA legal division </w:t>
        </w:r>
      </w:ins>
    </w:p>
    <w:p w14:paraId="7C66CAD8" w14:textId="405B7EFF" w:rsidR="000749A8" w:rsidRDefault="000749A8" w:rsidP="000749A8">
      <w:pPr>
        <w:pStyle w:val="Compact"/>
        <w:numPr>
          <w:ilvl w:val="0"/>
          <w:numId w:val="19"/>
        </w:numPr>
        <w:rPr>
          <w:ins w:id="231" w:author="Ore Toua" w:date="2026-05-05T14:33:00Z" w16du:dateUtc="2026-05-05T04:33:00Z"/>
        </w:rPr>
      </w:pPr>
      <w:ins w:id="232" w:author="Ore Toua" w:date="2026-05-05T14:33:00Z" w16du:dateUtc="2026-05-05T04:33:00Z">
        <w:r>
          <w:t>External counsel (if required)</w:t>
        </w:r>
      </w:ins>
    </w:p>
    <w:p w14:paraId="16AC83C3" w14:textId="08B56D3C" w:rsidR="000749A8" w:rsidRDefault="000749A8" w:rsidP="000749A8">
      <w:pPr>
        <w:pStyle w:val="Compact"/>
        <w:numPr>
          <w:ilvl w:val="0"/>
          <w:numId w:val="19"/>
        </w:numPr>
        <w:rPr>
          <w:ins w:id="233" w:author="Ore Toua" w:date="2026-05-05T14:33:00Z" w16du:dateUtc="2026-05-05T04:33:00Z"/>
        </w:rPr>
        <w:pPrChange w:id="234" w:author="Ore Toua" w:date="2026-05-05T14:33:00Z" w16du:dateUtc="2026-05-05T04:33:00Z">
          <w:pPr>
            <w:pStyle w:val="Compact"/>
          </w:pPr>
        </w:pPrChange>
      </w:pPr>
      <w:ins w:id="235" w:author="Ore Toua" w:date="2026-05-05T14:33:00Z" w16du:dateUtc="2026-05-05T04:33:00Z">
        <w:r>
          <w:t>To ensure consistency with the Small Craft Act 2011</w:t>
        </w:r>
      </w:ins>
    </w:p>
    <w:p w14:paraId="7CC21AB6" w14:textId="14F9BB55" w:rsidR="000749A8" w:rsidRDefault="000749A8" w:rsidP="000749A8">
      <w:pPr>
        <w:pStyle w:val="Compact"/>
        <w:rPr>
          <w:ins w:id="236" w:author="Ore Toua" w:date="2026-05-05T14:34:00Z" w16du:dateUtc="2026-05-05T04:34:00Z"/>
        </w:rPr>
      </w:pPr>
      <w:ins w:id="237" w:author="Ore Toua" w:date="2026-05-05T14:34:00Z" w16du:dateUtc="2026-05-05T04:34:00Z">
        <w:r>
          <w:t>3</w:t>
        </w:r>
        <w:r>
          <w:t xml:space="preserve">. </w:t>
        </w:r>
        <w:r>
          <w:t xml:space="preserve">Stakeholder consultation </w:t>
        </w:r>
        <w:r>
          <w:t xml:space="preserve"> </w:t>
        </w:r>
      </w:ins>
    </w:p>
    <w:p w14:paraId="1F86E79C" w14:textId="5AECCACE" w:rsidR="000749A8" w:rsidRDefault="000749A8" w:rsidP="000749A8">
      <w:pPr>
        <w:pStyle w:val="Compact"/>
        <w:rPr>
          <w:ins w:id="238" w:author="Ore Toua" w:date="2026-05-05T14:34:00Z" w16du:dateUtc="2026-05-05T04:34:00Z"/>
        </w:rPr>
      </w:pPr>
      <w:ins w:id="239" w:author="Ore Toua" w:date="2026-05-05T14:34:00Z" w16du:dateUtc="2026-05-05T04:34:00Z">
        <w:r>
          <w:t>Structured consultation with:</w:t>
        </w:r>
      </w:ins>
    </w:p>
    <w:p w14:paraId="3209E6CD" w14:textId="77777777" w:rsidR="000749A8" w:rsidRDefault="000749A8" w:rsidP="000749A8">
      <w:pPr>
        <w:pStyle w:val="Compact"/>
        <w:rPr>
          <w:ins w:id="240" w:author="Ore Toua" w:date="2026-05-05T14:34:00Z" w16du:dateUtc="2026-05-05T04:34:00Z"/>
        </w:rPr>
      </w:pPr>
    </w:p>
    <w:p w14:paraId="3C3ED75A" w14:textId="1AB4F93E" w:rsidR="000749A8" w:rsidRDefault="000749A8" w:rsidP="000749A8">
      <w:pPr>
        <w:pStyle w:val="Compact"/>
        <w:numPr>
          <w:ilvl w:val="0"/>
          <w:numId w:val="20"/>
        </w:numPr>
        <w:rPr>
          <w:ins w:id="241" w:author="Ore Toua" w:date="2026-05-05T14:34:00Z" w16du:dateUtc="2026-05-05T04:34:00Z"/>
        </w:rPr>
      </w:pPr>
      <w:ins w:id="242" w:author="Ore Toua" w:date="2026-05-05T14:34:00Z" w16du:dateUtc="2026-05-05T04:34:00Z">
        <w:r>
          <w:t xml:space="preserve">NCDC </w:t>
        </w:r>
      </w:ins>
    </w:p>
    <w:p w14:paraId="5ACAFE41" w14:textId="256BCD48" w:rsidR="000749A8" w:rsidRDefault="000749A8" w:rsidP="000749A8">
      <w:pPr>
        <w:pStyle w:val="Compact"/>
        <w:numPr>
          <w:ilvl w:val="0"/>
          <w:numId w:val="20"/>
        </w:numPr>
        <w:rPr>
          <w:ins w:id="243" w:author="Ore Toua" w:date="2026-05-05T14:34:00Z" w16du:dateUtc="2026-05-05T04:34:00Z"/>
        </w:rPr>
      </w:pPr>
      <w:ins w:id="244" w:author="Ore Toua" w:date="2026-05-05T14:34:00Z" w16du:dateUtc="2026-05-05T04:34:00Z">
        <w:r>
          <w:t xml:space="preserve">MKA </w:t>
        </w:r>
      </w:ins>
    </w:p>
    <w:p w14:paraId="3693AB6C" w14:textId="52BD429A" w:rsidR="000749A8" w:rsidRDefault="000749A8" w:rsidP="000749A8">
      <w:pPr>
        <w:pStyle w:val="Compact"/>
        <w:numPr>
          <w:ilvl w:val="0"/>
          <w:numId w:val="20"/>
        </w:numPr>
        <w:rPr>
          <w:ins w:id="245" w:author="Ore Toua" w:date="2026-05-05T14:34:00Z" w16du:dateUtc="2026-05-05T04:34:00Z"/>
        </w:rPr>
      </w:pPr>
      <w:ins w:id="246" w:author="Ore Toua" w:date="2026-05-05T14:34:00Z" w16du:dateUtc="2026-05-05T04:34:00Z">
        <w:r>
          <w:t xml:space="preserve">Water Policy </w:t>
        </w:r>
      </w:ins>
    </w:p>
    <w:p w14:paraId="6FA5FB92" w14:textId="588DC6A2" w:rsidR="000749A8" w:rsidRDefault="000749A8" w:rsidP="000749A8">
      <w:pPr>
        <w:pStyle w:val="Compact"/>
        <w:numPr>
          <w:ilvl w:val="0"/>
          <w:numId w:val="20"/>
        </w:numPr>
        <w:rPr>
          <w:ins w:id="247" w:author="Ore Toua" w:date="2026-05-05T14:34:00Z" w16du:dateUtc="2026-05-05T04:34:00Z"/>
        </w:rPr>
      </w:pPr>
      <w:ins w:id="248" w:author="Ore Toua" w:date="2026-05-05T14:34:00Z" w16du:dateUtc="2026-05-05T04:34:00Z">
        <w:r>
          <w:t xml:space="preserve">PNG Ports </w:t>
        </w:r>
      </w:ins>
    </w:p>
    <w:p w14:paraId="3FE205AD" w14:textId="73E025A6" w:rsidR="000749A8" w:rsidRDefault="000749A8" w:rsidP="000749A8">
      <w:pPr>
        <w:pStyle w:val="Compact"/>
        <w:numPr>
          <w:ilvl w:val="0"/>
          <w:numId w:val="20"/>
        </w:numPr>
        <w:rPr>
          <w:ins w:id="249" w:author="Ore Toua" w:date="2026-05-05T14:34:00Z" w16du:dateUtc="2026-05-05T04:34:00Z"/>
        </w:rPr>
      </w:pPr>
      <w:ins w:id="250" w:author="Ore Toua" w:date="2026-05-05T14:34:00Z" w16du:dateUtc="2026-05-05T04:34:00Z">
        <w:r>
          <w:t xml:space="preserve">Other relevant stakeholders </w:t>
        </w:r>
      </w:ins>
    </w:p>
    <w:p w14:paraId="1E23150C" w14:textId="77777777" w:rsidR="000749A8" w:rsidRPr="00573212" w:rsidRDefault="000749A8" w:rsidP="000749A8">
      <w:pPr>
        <w:pStyle w:val="Compact"/>
        <w:numPr>
          <w:ilvl w:val="0"/>
          <w:numId w:val="20"/>
        </w:numPr>
        <w:pPrChange w:id="251" w:author="Ore Toua" w:date="2026-05-05T14:34:00Z" w16du:dateUtc="2026-05-05T04:34:00Z">
          <w:pPr>
            <w:pStyle w:val="Compact"/>
            <w:numPr>
              <w:numId w:val="9"/>
            </w:numPr>
            <w:ind w:left="720" w:hanging="360"/>
          </w:pPr>
        </w:pPrChange>
      </w:pPr>
    </w:p>
    <w:p w14:paraId="559A7E0B" w14:textId="616AA827" w:rsidR="009C45CA" w:rsidRPr="00573212" w:rsidDel="000749A8" w:rsidRDefault="002039E9">
      <w:pPr>
        <w:pStyle w:val="Compact"/>
        <w:numPr>
          <w:ilvl w:val="0"/>
          <w:numId w:val="9"/>
        </w:numPr>
        <w:rPr>
          <w:del w:id="252" w:author="Ore Toua" w:date="2026-05-05T14:33:00Z" w16du:dateUtc="2026-05-05T04:33:00Z"/>
        </w:rPr>
      </w:pPr>
      <w:del w:id="253" w:author="Ore Toua" w:date="2026-05-05T14:33:00Z" w16du:dateUtc="2026-05-05T04:33:00Z">
        <w:r w:rsidRPr="00573212" w:rsidDel="000749A8">
          <w:delText xml:space="preserve">Engagement with </w:delText>
        </w:r>
        <w:r w:rsidRPr="00573212" w:rsidDel="000749A8">
          <w:rPr>
            <w:rPrChange w:id="254" w:author="Ore Toua" w:date="2026-05-05T14:17:00Z" w16du:dateUtc="2026-05-05T04:17:00Z">
              <w:rPr>
                <w:b/>
                <w:bCs/>
              </w:rPr>
            </w:rPrChange>
          </w:rPr>
          <w:delText>legal counsel</w:delText>
        </w:r>
        <w:r w:rsidRPr="00573212" w:rsidDel="000749A8">
          <w:delText xml:space="preserve"> (Nova Lawyers / NMSA Legal Division) to review scope and ensure consistency with the </w:delText>
        </w:r>
        <w:r w:rsidRPr="00573212" w:rsidDel="000749A8">
          <w:rPr>
            <w:i/>
            <w:iCs/>
          </w:rPr>
          <w:delText>Small Craft Act 2011</w:delText>
        </w:r>
        <w:r w:rsidRPr="00573212" w:rsidDel="000749A8">
          <w:delText>.</w:delText>
        </w:r>
      </w:del>
    </w:p>
    <w:p w14:paraId="22E253D9" w14:textId="1B3A33D4" w:rsidR="009C45CA" w:rsidDel="000749A8" w:rsidRDefault="002039E9">
      <w:pPr>
        <w:pStyle w:val="Compact"/>
        <w:numPr>
          <w:ilvl w:val="0"/>
          <w:numId w:val="9"/>
        </w:numPr>
        <w:rPr>
          <w:del w:id="255" w:author="Ore Toua" w:date="2026-05-05T14:33:00Z" w16du:dateUtc="2026-05-05T04:33:00Z"/>
        </w:rPr>
      </w:pPr>
      <w:del w:id="256" w:author="Ore Toua" w:date="2026-05-05T14:33:00Z" w16du:dateUtc="2026-05-05T04:33:00Z">
        <w:r w:rsidRPr="00573212" w:rsidDel="000749A8">
          <w:delText xml:space="preserve">Consultation with </w:delText>
        </w:r>
        <w:r w:rsidRPr="00573212" w:rsidDel="000749A8">
          <w:rPr>
            <w:rPrChange w:id="257" w:author="Ore Toua" w:date="2026-05-05T14:17:00Z" w16du:dateUtc="2026-05-05T04:17:00Z">
              <w:rPr>
                <w:b/>
                <w:bCs/>
              </w:rPr>
            </w:rPrChange>
          </w:rPr>
          <w:delText>stakeholders</w:delText>
        </w:r>
        <w:r w:rsidRPr="00573212" w:rsidDel="000749A8">
          <w:delText xml:space="preserve"> (NCDC, MKA, Water Police, NMSA) for input before formal submission.</w:delText>
        </w:r>
      </w:del>
    </w:p>
    <w:p w14:paraId="60B202E5" w14:textId="77777777" w:rsidR="000749A8" w:rsidRDefault="000749A8" w:rsidP="000749A8">
      <w:pPr>
        <w:pStyle w:val="Compact"/>
        <w:rPr>
          <w:ins w:id="258" w:author="Ore Toua" w:date="2026-05-05T14:35:00Z" w16du:dateUtc="2026-05-05T04:35:00Z"/>
        </w:rPr>
      </w:pPr>
    </w:p>
    <w:p w14:paraId="49A31DA5" w14:textId="6C3F765D" w:rsidR="000749A8" w:rsidRDefault="000749A8" w:rsidP="000749A8">
      <w:pPr>
        <w:pStyle w:val="Compact"/>
        <w:rPr>
          <w:ins w:id="259" w:author="Ore Toua" w:date="2026-05-05T14:35:00Z" w16du:dateUtc="2026-05-05T04:35:00Z"/>
        </w:rPr>
        <w:pPrChange w:id="260" w:author="Ore Toua" w:date="2026-05-05T14:35:00Z" w16du:dateUtc="2026-05-05T04:35:00Z">
          <w:pPr>
            <w:pStyle w:val="Compact"/>
            <w:numPr>
              <w:numId w:val="9"/>
            </w:numPr>
            <w:ind w:left="720" w:hanging="360"/>
          </w:pPr>
        </w:pPrChange>
      </w:pPr>
      <w:ins w:id="261" w:author="Ore Toua" w:date="2026-05-05T14:35:00Z" w16du:dateUtc="2026-05-05T04:35:00Z">
        <w:r>
          <w:t>4</w:t>
        </w:r>
        <w:r>
          <w:t xml:space="preserve">. </w:t>
        </w:r>
        <w:r>
          <w:t>Final Draft Submission</w:t>
        </w:r>
        <w:r>
          <w:t xml:space="preserve">  </w:t>
        </w:r>
      </w:ins>
    </w:p>
    <w:p w14:paraId="11B52001" w14:textId="7AA51ACD" w:rsidR="000749A8" w:rsidRDefault="000749A8" w:rsidP="000749A8">
      <w:pPr>
        <w:pStyle w:val="Compact"/>
        <w:numPr>
          <w:ilvl w:val="0"/>
          <w:numId w:val="21"/>
        </w:numPr>
        <w:rPr>
          <w:ins w:id="262" w:author="Ore Toua" w:date="2026-05-05T14:35:00Z" w16du:dateUtc="2026-05-05T04:35:00Z"/>
        </w:rPr>
        <w:pPrChange w:id="263" w:author="Ore Toua" w:date="2026-05-05T14:35:00Z" w16du:dateUtc="2026-05-05T04:35:00Z">
          <w:pPr>
            <w:pStyle w:val="Compact"/>
            <w:numPr>
              <w:numId w:val="9"/>
            </w:numPr>
            <w:ind w:left="720" w:hanging="360"/>
          </w:pPr>
        </w:pPrChange>
      </w:pPr>
      <w:ins w:id="264" w:author="Ore Toua" w:date="2026-05-05T14:35:00Z" w16du:dateUtc="2026-05-05T04:35:00Z">
        <w:r>
          <w:t xml:space="preserve">Presentation to the Board for approval </w:t>
        </w:r>
      </w:ins>
    </w:p>
    <w:p w14:paraId="1E6F50EC" w14:textId="77777777" w:rsidR="000749A8" w:rsidRDefault="000749A8" w:rsidP="000749A8">
      <w:pPr>
        <w:pStyle w:val="Compact"/>
        <w:rPr>
          <w:ins w:id="265" w:author="Ore Toua" w:date="2026-05-05T14:35:00Z" w16du:dateUtc="2026-05-05T04:35:00Z"/>
        </w:rPr>
        <w:pPrChange w:id="266" w:author="Ore Toua" w:date="2026-05-05T14:35:00Z" w16du:dateUtc="2026-05-05T04:35:00Z">
          <w:pPr>
            <w:pStyle w:val="Compact"/>
            <w:numPr>
              <w:numId w:val="9"/>
            </w:numPr>
            <w:ind w:left="720" w:hanging="360"/>
          </w:pPr>
        </w:pPrChange>
      </w:pPr>
    </w:p>
    <w:p w14:paraId="77C3B457" w14:textId="77777777" w:rsidR="000749A8" w:rsidRDefault="000749A8" w:rsidP="000749A8">
      <w:pPr>
        <w:pStyle w:val="Compact"/>
        <w:rPr>
          <w:ins w:id="267" w:author="Ore Toua" w:date="2026-05-05T14:36:00Z" w16du:dateUtc="2026-05-05T04:36:00Z"/>
        </w:rPr>
      </w:pPr>
      <w:ins w:id="268" w:author="Ore Toua" w:date="2026-05-05T14:36:00Z" w16du:dateUtc="2026-05-05T04:36:00Z">
        <w:r>
          <w:t xml:space="preserve">5. NMSA Endorsement   </w:t>
        </w:r>
      </w:ins>
    </w:p>
    <w:p w14:paraId="29EA711B" w14:textId="77777777" w:rsidR="000749A8" w:rsidRDefault="000749A8" w:rsidP="000749A8">
      <w:pPr>
        <w:pStyle w:val="Compact"/>
        <w:numPr>
          <w:ilvl w:val="0"/>
          <w:numId w:val="21"/>
        </w:numPr>
        <w:rPr>
          <w:ins w:id="269" w:author="Ore Toua" w:date="2026-05-05T14:36:00Z" w16du:dateUtc="2026-05-05T04:36:00Z"/>
        </w:rPr>
      </w:pPr>
      <w:ins w:id="270" w:author="Ore Toua" w:date="2026-05-05T14:36:00Z" w16du:dateUtc="2026-05-05T04:36:00Z">
        <w:r>
          <w:t>Formal submission for review and written endorsement</w:t>
        </w:r>
      </w:ins>
    </w:p>
    <w:p w14:paraId="74A97FA6" w14:textId="77777777" w:rsidR="000749A8" w:rsidRDefault="000749A8" w:rsidP="000749A8">
      <w:pPr>
        <w:pStyle w:val="Compact"/>
        <w:rPr>
          <w:ins w:id="271" w:author="Ore Toua" w:date="2026-05-05T14:36:00Z" w16du:dateUtc="2026-05-05T04:36:00Z"/>
        </w:rPr>
      </w:pPr>
    </w:p>
    <w:p w14:paraId="5FFAB796" w14:textId="60E3053A" w:rsidR="000749A8" w:rsidRDefault="000749A8" w:rsidP="000749A8">
      <w:pPr>
        <w:pStyle w:val="Compact"/>
        <w:rPr>
          <w:ins w:id="272" w:author="Ore Toua" w:date="2026-05-05T14:36:00Z" w16du:dateUtc="2026-05-05T04:36:00Z"/>
        </w:rPr>
      </w:pPr>
      <w:ins w:id="273" w:author="Ore Toua" w:date="2026-05-05T14:36:00Z" w16du:dateUtc="2026-05-05T04:36:00Z">
        <w:r>
          <w:t>6</w:t>
        </w:r>
        <w:r>
          <w:t xml:space="preserve">. </w:t>
        </w:r>
      </w:ins>
      <w:ins w:id="274" w:author="Ore Toua" w:date="2026-05-05T14:37:00Z" w16du:dateUtc="2026-05-05T04:37:00Z">
        <w:r>
          <w:t>Implementation and Rollout</w:t>
        </w:r>
      </w:ins>
      <w:ins w:id="275" w:author="Ore Toua" w:date="2026-05-05T14:36:00Z" w16du:dateUtc="2026-05-05T04:36:00Z">
        <w:r>
          <w:t xml:space="preserve">   </w:t>
        </w:r>
      </w:ins>
    </w:p>
    <w:p w14:paraId="3061F09A" w14:textId="40ECF73D" w:rsidR="000749A8" w:rsidRDefault="000749A8" w:rsidP="000749A8">
      <w:pPr>
        <w:pStyle w:val="Compact"/>
        <w:numPr>
          <w:ilvl w:val="0"/>
          <w:numId w:val="21"/>
        </w:numPr>
        <w:rPr>
          <w:ins w:id="276" w:author="Ore Toua" w:date="2026-05-05T14:37:00Z" w16du:dateUtc="2026-05-05T04:37:00Z"/>
        </w:rPr>
      </w:pPr>
      <w:ins w:id="277" w:author="Ore Toua" w:date="2026-05-05T14:37:00Z" w16du:dateUtc="2026-05-05T04:37:00Z">
        <w:r>
          <w:t xml:space="preserve">Operationalized </w:t>
        </w:r>
      </w:ins>
    </w:p>
    <w:p w14:paraId="1B84E124" w14:textId="22A17376" w:rsidR="000749A8" w:rsidRDefault="000749A8" w:rsidP="000749A8">
      <w:pPr>
        <w:pStyle w:val="Compact"/>
        <w:numPr>
          <w:ilvl w:val="0"/>
          <w:numId w:val="21"/>
        </w:numPr>
        <w:rPr>
          <w:ins w:id="278" w:author="Ore Toua" w:date="2026-05-05T14:37:00Z" w16du:dateUtc="2026-05-05T04:37:00Z"/>
        </w:rPr>
      </w:pPr>
      <w:ins w:id="279" w:author="Ore Toua" w:date="2026-05-05T14:37:00Z" w16du:dateUtc="2026-05-05T04:37:00Z">
        <w:r>
          <w:t xml:space="preserve">Staff briefing and training </w:t>
        </w:r>
      </w:ins>
    </w:p>
    <w:p w14:paraId="19F5F78F" w14:textId="2344E19C" w:rsidR="000749A8" w:rsidRDefault="000749A8" w:rsidP="000749A8">
      <w:pPr>
        <w:pStyle w:val="Compact"/>
        <w:numPr>
          <w:ilvl w:val="0"/>
          <w:numId w:val="21"/>
        </w:numPr>
        <w:rPr>
          <w:ins w:id="280" w:author="Ore Toua" w:date="2026-05-05T14:36:00Z" w16du:dateUtc="2026-05-05T04:36:00Z"/>
        </w:rPr>
      </w:pPr>
      <w:ins w:id="281" w:author="Ore Toua" w:date="2026-05-05T14:37:00Z" w16du:dateUtc="2026-05-05T04:37:00Z">
        <w:r>
          <w:t xml:space="preserve">Public communication </w:t>
        </w:r>
      </w:ins>
    </w:p>
    <w:p w14:paraId="38580821" w14:textId="77777777" w:rsidR="000749A8" w:rsidRDefault="000749A8" w:rsidP="000749A8">
      <w:pPr>
        <w:pStyle w:val="Compact"/>
        <w:rPr>
          <w:ins w:id="282" w:author="Ore Toua" w:date="2026-05-05T14:36:00Z" w16du:dateUtc="2026-05-05T04:36:00Z"/>
        </w:rPr>
      </w:pPr>
    </w:p>
    <w:p w14:paraId="36FFBA2A" w14:textId="77777777" w:rsidR="000749A8" w:rsidRDefault="000749A8" w:rsidP="000749A8">
      <w:pPr>
        <w:pStyle w:val="Compact"/>
        <w:rPr>
          <w:ins w:id="283" w:author="Ore Toua" w:date="2026-05-05T14:35:00Z" w16du:dateUtc="2026-05-05T04:35:00Z"/>
        </w:rPr>
        <w:pPrChange w:id="284" w:author="Ore Toua" w:date="2026-05-05T14:36:00Z" w16du:dateUtc="2026-05-05T04:36:00Z">
          <w:pPr>
            <w:pStyle w:val="Compact"/>
            <w:numPr>
              <w:numId w:val="21"/>
            </w:numPr>
            <w:ind w:left="1440" w:hanging="360"/>
          </w:pPr>
        </w:pPrChange>
      </w:pPr>
    </w:p>
    <w:p w14:paraId="782DC9C1" w14:textId="77777777" w:rsidR="000749A8" w:rsidRPr="00573212" w:rsidRDefault="000749A8" w:rsidP="000749A8">
      <w:pPr>
        <w:pStyle w:val="Compact"/>
        <w:rPr>
          <w:ins w:id="285" w:author="Ore Toua" w:date="2026-05-05T14:35:00Z" w16du:dateUtc="2026-05-05T04:35:00Z"/>
        </w:rPr>
        <w:pPrChange w:id="286" w:author="Ore Toua" w:date="2026-05-05T14:35:00Z" w16du:dateUtc="2026-05-05T04:35:00Z">
          <w:pPr>
            <w:pStyle w:val="Compact"/>
            <w:numPr>
              <w:numId w:val="9"/>
            </w:numPr>
            <w:ind w:left="720" w:hanging="360"/>
          </w:pPr>
        </w:pPrChange>
      </w:pPr>
    </w:p>
    <w:p w14:paraId="5FB77C3A" w14:textId="21261934" w:rsidR="009C45CA" w:rsidRPr="00573212" w:rsidDel="000749A8" w:rsidRDefault="002039E9" w:rsidP="000749A8">
      <w:pPr>
        <w:pStyle w:val="Compact"/>
        <w:numPr>
          <w:ilvl w:val="0"/>
          <w:numId w:val="9"/>
        </w:numPr>
        <w:rPr>
          <w:del w:id="287" w:author="Ore Toua" w:date="2026-05-05T14:35:00Z" w16du:dateUtc="2026-05-05T04:35:00Z"/>
        </w:rPr>
      </w:pPr>
      <w:del w:id="288" w:author="Ore Toua" w:date="2026-05-05T14:33:00Z" w16du:dateUtc="2026-05-05T04:33:00Z">
        <w:r w:rsidRPr="00573212" w:rsidDel="000749A8">
          <w:delText xml:space="preserve">Presentation of a final draft to the Board for approval prior to submission to </w:delText>
        </w:r>
      </w:del>
      <w:del w:id="289" w:author="Ore Toua" w:date="2026-05-05T14:35:00Z" w16du:dateUtc="2026-05-05T04:35:00Z">
        <w:r w:rsidRPr="00573212" w:rsidDel="000749A8">
          <w:delText>NMSA for review and endorsement.</w:delText>
        </w:r>
      </w:del>
    </w:p>
    <w:p w14:paraId="1D25B974" w14:textId="4DA193F7" w:rsidR="009C45CA" w:rsidRPr="00573212" w:rsidRDefault="002039E9" w:rsidP="000749A8">
      <w:pPr>
        <w:pStyle w:val="Compact"/>
        <w:numPr>
          <w:ilvl w:val="0"/>
          <w:numId w:val="9"/>
        </w:numPr>
        <w:pPrChange w:id="290" w:author="Ore Toua" w:date="2026-05-05T14:35:00Z" w16du:dateUtc="2026-05-05T04:35:00Z">
          <w:pPr/>
        </w:pPrChange>
      </w:pPr>
      <w:del w:id="291" w:author="Ore Toua" w:date="2026-05-05T14:35:00Z" w16du:dateUtc="2026-05-05T04:35:00Z">
        <w:r w:rsidRPr="00573212" w:rsidDel="000749A8">
          <w:rPr>
            <w:noProof/>
          </w:rPr>
          <w:pict w14:anchorId="301F1611">
            <v:rect id="_x0000_i1030" alt="" style="width:450.4pt;height:.05pt;mso-width-percent:0;mso-height-percent:0;mso-width-percent:0;mso-height-percent:0" o:hrpct="998" o:hralign="center" o:hrstd="t" o:hr="t"/>
          </w:pict>
        </w:r>
      </w:del>
    </w:p>
    <w:p w14:paraId="4B485EB2" w14:textId="77777777" w:rsidR="009C45CA" w:rsidRDefault="002039E9">
      <w:pPr>
        <w:pStyle w:val="Heading3"/>
      </w:pPr>
      <w:bookmarkStart w:id="292" w:name="governance-and-endorsement-framework"/>
      <w:bookmarkEnd w:id="211"/>
      <w:r>
        <w:lastRenderedPageBreak/>
        <w:t>6</w:t>
      </w:r>
      <w:r>
        <w:t>. Governance and Endorsement Framework</w:t>
      </w:r>
    </w:p>
    <w:p w14:paraId="3265BE69" w14:textId="0F1E6724" w:rsidR="009C45CA" w:rsidRDefault="000749A8">
      <w:pPr>
        <w:pStyle w:val="FirstParagraph"/>
      </w:pPr>
      <w:ins w:id="293" w:author="Ore Toua" w:date="2026-05-05T14:38:00Z" w16du:dateUtc="2026-05-05T04:38:00Z">
        <w:r>
          <w:rPr>
            <w:b/>
            <w:bCs/>
          </w:rPr>
          <w:t xml:space="preserve">6.1 Legal Authority </w:t>
        </w:r>
      </w:ins>
      <w:del w:id="294" w:author="Ore Toua" w:date="2026-05-05T14:38:00Z" w16du:dateUtc="2026-05-05T04:38:00Z">
        <w:r w:rsidR="002039E9" w:rsidDel="000749A8">
          <w:rPr>
            <w:b/>
            <w:bCs/>
          </w:rPr>
          <w:delText>G</w:delText>
        </w:r>
        <w:r w:rsidR="002039E9" w:rsidDel="000749A8">
          <w:rPr>
            <w:b/>
            <w:bCs/>
          </w:rPr>
          <w:delText>overnance Note: Authority, Delegation, and Endorsement</w:delText>
        </w:r>
      </w:del>
    </w:p>
    <w:p w14:paraId="04451666" w14:textId="44AA1F77" w:rsidR="00B15D9C" w:rsidRDefault="002039E9">
      <w:pPr>
        <w:pStyle w:val="BodyText"/>
      </w:pPr>
      <w:del w:id="295" w:author="Ore Toua" w:date="2026-05-05T14:38:00Z" w16du:dateUtc="2026-05-05T04:38:00Z">
        <w:r w:rsidDel="000749A8">
          <w:rPr>
            <w:b/>
            <w:bCs/>
          </w:rPr>
          <w:delText>Authority under the Small Craft Act 2011</w:delText>
        </w:r>
        <w:r w:rsidDel="000749A8">
          <w:br/>
        </w:r>
      </w:del>
      <w:r>
        <w:t xml:space="preserve">The </w:t>
      </w:r>
      <w:r>
        <w:rPr>
          <w:i/>
          <w:iCs/>
        </w:rPr>
        <w:t>Small Craft Act 2011</w:t>
      </w:r>
      <w:r>
        <w:t xml:space="preserve"> is national legislation enacted by the National Parliament of Papua New Guinea to regulate the registration, licensing, and safety of small craft throughout the country.</w:t>
      </w:r>
      <w:r>
        <w:br/>
      </w:r>
    </w:p>
    <w:p w14:paraId="0446A3A1" w14:textId="73FB219A" w:rsidR="009C45CA" w:rsidRDefault="002039E9">
      <w:pPr>
        <w:pStyle w:val="BodyText"/>
      </w:pPr>
      <w:r>
        <w:t xml:space="preserve">Under </w:t>
      </w:r>
      <w:r>
        <w:rPr>
          <w:i/>
          <w:iCs/>
        </w:rPr>
        <w:t>Part II – Provincial Administration</w:t>
      </w:r>
      <w:r>
        <w:t>, the Act authorizes each Provincial Executive Council (PEC), or in the case of the National Capital District, the NCD Provincial Executive Council, to establish a Small Craft Registration Board (SCRB) responsible for administering and enforcing the Act within its jurisdiction.</w:t>
      </w:r>
    </w:p>
    <w:p w14:paraId="4013F7FC" w14:textId="77777777" w:rsidR="000749A8" w:rsidRDefault="000749A8" w:rsidP="00B15D9C">
      <w:pPr>
        <w:pStyle w:val="BodyText"/>
        <w:rPr>
          <w:ins w:id="296" w:author="Ore Toua" w:date="2026-05-05T14:39:00Z" w16du:dateUtc="2026-05-05T04:39:00Z"/>
        </w:rPr>
      </w:pPr>
      <w:ins w:id="297" w:author="Ore Toua" w:date="2026-05-05T14:39:00Z" w16du:dateUtc="2026-05-05T04:39:00Z">
        <w:r>
          <w:rPr>
            <w:b/>
            <w:bCs/>
          </w:rPr>
          <w:t xml:space="preserve">6.2 </w:t>
        </w:r>
      </w:ins>
      <w:r w:rsidR="002039E9">
        <w:rPr>
          <w:b/>
          <w:bCs/>
        </w:rPr>
        <w:t>Delegation and Oversight</w:t>
      </w:r>
      <w:r w:rsidR="002039E9">
        <w:br/>
        <w:t>The National Maritime Safety Authority (NMSA) is designated under the Act as the national body responsible for policy direction, technical regulation, and coordination of provincial small craft activities.</w:t>
      </w:r>
      <w:r w:rsidR="002039E9">
        <w:br/>
      </w:r>
    </w:p>
    <w:p w14:paraId="539EFFA3" w14:textId="6B1FDAA6" w:rsidR="00B15D9C" w:rsidRDefault="002039E9" w:rsidP="00B15D9C">
      <w:pPr>
        <w:pStyle w:val="BodyText"/>
      </w:pPr>
      <w:r>
        <w:t>Accordingly:</w:t>
      </w:r>
    </w:p>
    <w:p w14:paraId="620B09DE" w14:textId="77777777" w:rsidR="00B15D9C" w:rsidRDefault="002039E9" w:rsidP="00B15D9C">
      <w:pPr>
        <w:pStyle w:val="BodyText"/>
        <w:numPr>
          <w:ilvl w:val="0"/>
          <w:numId w:val="11"/>
        </w:numPr>
      </w:pPr>
      <w:r>
        <w:t>The NCD SCRB operates under delegation from and in coordination with the NMSA.</w:t>
      </w:r>
    </w:p>
    <w:p w14:paraId="25001708" w14:textId="44EA0D3F" w:rsidR="009C45CA" w:rsidDel="000749A8" w:rsidRDefault="002039E9" w:rsidP="00B15D9C">
      <w:pPr>
        <w:pStyle w:val="BodyText"/>
        <w:numPr>
          <w:ilvl w:val="0"/>
          <w:numId w:val="11"/>
        </w:numPr>
        <w:rPr>
          <w:del w:id="298" w:author="Ore Toua" w:date="2026-05-05T14:39:00Z" w16du:dateUtc="2026-05-05T04:39:00Z"/>
        </w:rPr>
      </w:pPr>
      <w:r>
        <w:t>The NMSA retains authority to issue policy, procedural, and technical directions binding on all provincial and district boards, including the NCD SCRB.</w:t>
      </w:r>
    </w:p>
    <w:p w14:paraId="2E8EB6F3" w14:textId="77777777" w:rsidR="00B15D9C" w:rsidRPr="000749A8" w:rsidDel="000749A8" w:rsidRDefault="00B15D9C" w:rsidP="000749A8">
      <w:pPr>
        <w:pStyle w:val="BodyText"/>
        <w:numPr>
          <w:ilvl w:val="0"/>
          <w:numId w:val="11"/>
        </w:numPr>
        <w:rPr>
          <w:del w:id="299" w:author="Ore Toua" w:date="2026-05-05T14:39:00Z" w16du:dateUtc="2026-05-05T04:39:00Z"/>
          <w:b/>
          <w:bCs/>
        </w:rPr>
        <w:pPrChange w:id="300" w:author="Ore Toua" w:date="2026-05-05T14:39:00Z" w16du:dateUtc="2026-05-05T04:39:00Z">
          <w:pPr>
            <w:pStyle w:val="BodyText"/>
          </w:pPr>
        </w:pPrChange>
      </w:pPr>
    </w:p>
    <w:p w14:paraId="59361C47" w14:textId="0D6296BD" w:rsidR="00B15D9C" w:rsidRDefault="002A6037" w:rsidP="00B15D9C">
      <w:pPr>
        <w:pStyle w:val="BodyText"/>
      </w:pPr>
      <w:ins w:id="301" w:author="Ore Toua" w:date="2026-05-05T14:41:00Z" w16du:dateUtc="2026-05-05T04:41:00Z">
        <w:r>
          <w:rPr>
            <w:b/>
            <w:bCs/>
          </w:rPr>
          <w:t xml:space="preserve">6.3 </w:t>
        </w:r>
      </w:ins>
      <w:r w:rsidR="002039E9">
        <w:rPr>
          <w:b/>
          <w:bCs/>
        </w:rPr>
        <w:t xml:space="preserve">Scope of Local </w:t>
      </w:r>
      <w:ins w:id="302" w:author="Ore Toua" w:date="2026-05-05T14:40:00Z" w16du:dateUtc="2026-05-05T04:40:00Z">
        <w:r w:rsidR="000749A8">
          <w:rPr>
            <w:b/>
            <w:bCs/>
          </w:rPr>
          <w:t xml:space="preserve">Regulatory </w:t>
        </w:r>
      </w:ins>
      <w:r w:rsidR="002039E9">
        <w:rPr>
          <w:b/>
          <w:bCs/>
        </w:rPr>
        <w:t>Authority</w:t>
      </w:r>
      <w:r w:rsidR="002039E9">
        <w:br/>
        <w:t>The NCD SCRB may:</w:t>
      </w:r>
    </w:p>
    <w:p w14:paraId="13607D59" w14:textId="405A20CD" w:rsidR="00B15D9C" w:rsidRDefault="002039E9" w:rsidP="00B15D9C">
      <w:pPr>
        <w:pStyle w:val="BodyText"/>
        <w:numPr>
          <w:ilvl w:val="0"/>
          <w:numId w:val="11"/>
        </w:numPr>
      </w:pPr>
      <w:del w:id="303" w:author="Ore Toua" w:date="2026-05-05T14:40:00Z" w16du:dateUtc="2026-05-05T04:40:00Z">
        <w:r w:rsidDel="002A6037">
          <w:delText>Develop and implement administrative rules, operational procedures, and local regulations necessary to give effect to the Act within the NCD;</w:delText>
        </w:r>
      </w:del>
      <w:ins w:id="304" w:author="Ore Toua" w:date="2026-05-05T14:40:00Z" w16du:dateUtc="2026-05-05T04:40:00Z">
        <w:r w:rsidR="002A6037">
          <w:t>Develop administrative operational rules for local implementation</w:t>
        </w:r>
      </w:ins>
    </w:p>
    <w:p w14:paraId="54B0D451" w14:textId="77777777" w:rsidR="00B15D9C" w:rsidRDefault="002039E9" w:rsidP="00B15D9C">
      <w:pPr>
        <w:pStyle w:val="BodyText"/>
        <w:numPr>
          <w:ilvl w:val="0"/>
          <w:numId w:val="11"/>
        </w:numPr>
      </w:pPr>
      <w:r>
        <w:t>Propose supplementary rules or amendments to improve local implementation, provided these do not conflict with the Act or NMSA directives;</w:t>
      </w:r>
    </w:p>
    <w:p w14:paraId="0F804296" w14:textId="6C069C8E" w:rsidR="009C45CA" w:rsidRDefault="002039E9" w:rsidP="00B15D9C">
      <w:pPr>
        <w:pStyle w:val="BodyText"/>
        <w:numPr>
          <w:ilvl w:val="0"/>
          <w:numId w:val="11"/>
        </w:numPr>
      </w:pPr>
      <w:r>
        <w:t>Seek endorsement of such supplementary rules by the NMSA before formal adoption by the NCD Provincial Executive Council.</w:t>
      </w:r>
    </w:p>
    <w:p w14:paraId="061D8924" w14:textId="77777777" w:rsidR="00B15D9C" w:rsidRDefault="00B15D9C" w:rsidP="00B15D9C">
      <w:pPr>
        <w:pStyle w:val="BodyText"/>
        <w:rPr>
          <w:b/>
          <w:bCs/>
        </w:rPr>
      </w:pPr>
    </w:p>
    <w:p w14:paraId="0BEEDC0A" w14:textId="338E8A30" w:rsidR="002A6037" w:rsidRDefault="002A6037" w:rsidP="002A6037">
      <w:pPr>
        <w:pStyle w:val="BodyText"/>
        <w:rPr>
          <w:ins w:id="305" w:author="Ore Toua" w:date="2026-05-05T14:41:00Z" w16du:dateUtc="2026-05-05T04:41:00Z"/>
        </w:rPr>
      </w:pPr>
      <w:ins w:id="306" w:author="Ore Toua" w:date="2026-05-05T14:41:00Z" w16du:dateUtc="2026-05-05T04:41:00Z">
        <w:r>
          <w:rPr>
            <w:b/>
            <w:bCs/>
          </w:rPr>
          <w:t xml:space="preserve">6.4 </w:t>
        </w:r>
      </w:ins>
      <w:del w:id="307" w:author="Ore Toua" w:date="2026-05-05T14:41:00Z" w16du:dateUtc="2026-05-05T04:41:00Z">
        <w:r w:rsidR="002039E9" w:rsidDel="002A6037">
          <w:rPr>
            <w:b/>
            <w:bCs/>
          </w:rPr>
          <w:delText>Requirement for</w:delText>
        </w:r>
      </w:del>
      <w:ins w:id="308" w:author="Ore Toua" w:date="2026-05-05T14:41:00Z" w16du:dateUtc="2026-05-05T04:41:00Z">
        <w:r>
          <w:rPr>
            <w:b/>
            <w:bCs/>
          </w:rPr>
          <w:t>Mandatory</w:t>
        </w:r>
      </w:ins>
      <w:r w:rsidR="002039E9">
        <w:rPr>
          <w:b/>
          <w:bCs/>
        </w:rPr>
        <w:t xml:space="preserve"> NMSA Endorsement</w:t>
      </w:r>
      <w:r w:rsidR="002039E9">
        <w:br/>
      </w:r>
      <w:ins w:id="309" w:author="Ore Toua" w:date="2026-05-05T14:41:00Z" w16du:dateUtc="2026-05-05T04:41:00Z">
        <w:r>
          <w:t>NMSA endorsement is required where proposals:</w:t>
        </w:r>
      </w:ins>
    </w:p>
    <w:p w14:paraId="45A170CF" w14:textId="44F11C13" w:rsidR="002A6037" w:rsidRDefault="002A6037" w:rsidP="002A6037">
      <w:pPr>
        <w:pStyle w:val="BodyText"/>
        <w:numPr>
          <w:ilvl w:val="0"/>
          <w:numId w:val="22"/>
        </w:numPr>
        <w:rPr>
          <w:ins w:id="310" w:author="Ore Toua" w:date="2026-05-05T14:42:00Z" w16du:dateUtc="2026-05-05T04:42:00Z"/>
        </w:rPr>
      </w:pPr>
      <w:ins w:id="311" w:author="Ore Toua" w:date="2026-05-05T14:42:00Z" w16du:dateUtc="2026-05-05T04:42:00Z">
        <w:r>
          <w:t>Interpret or affect the Act</w:t>
        </w:r>
      </w:ins>
    </w:p>
    <w:p w14:paraId="2F86EF4D" w14:textId="0633E199" w:rsidR="002A6037" w:rsidRDefault="002A6037" w:rsidP="002A6037">
      <w:pPr>
        <w:pStyle w:val="BodyText"/>
        <w:numPr>
          <w:ilvl w:val="0"/>
          <w:numId w:val="22"/>
        </w:numPr>
        <w:rPr>
          <w:ins w:id="312" w:author="Ore Toua" w:date="2026-05-05T14:42:00Z" w16du:dateUtc="2026-05-05T04:42:00Z"/>
        </w:rPr>
      </w:pPr>
      <w:ins w:id="313" w:author="Ore Toua" w:date="2026-05-05T14:42:00Z" w16du:dateUtc="2026-05-05T04:42:00Z">
        <w:r>
          <w:t xml:space="preserve">Introduce enforcement or regulatory mechanisms </w:t>
        </w:r>
      </w:ins>
    </w:p>
    <w:p w14:paraId="0CC4C456" w14:textId="25A373E2" w:rsidR="002A6037" w:rsidRDefault="002A6037" w:rsidP="002A6037">
      <w:pPr>
        <w:pStyle w:val="BodyText"/>
        <w:numPr>
          <w:ilvl w:val="0"/>
          <w:numId w:val="22"/>
        </w:numPr>
        <w:rPr>
          <w:ins w:id="314" w:author="Ore Toua" w:date="2026-05-05T14:41:00Z" w16du:dateUtc="2026-05-05T04:41:00Z"/>
        </w:rPr>
        <w:pPrChange w:id="315" w:author="Ore Toua" w:date="2026-05-05T14:42:00Z" w16du:dateUtc="2026-05-05T04:42:00Z">
          <w:pPr>
            <w:pStyle w:val="BodyText"/>
          </w:pPr>
        </w:pPrChange>
      </w:pPr>
      <w:ins w:id="316" w:author="Ore Toua" w:date="2026-05-05T14:42:00Z" w16du:dateUtc="2026-05-05T04:42:00Z">
        <w:r>
          <w:lastRenderedPageBreak/>
          <w:t xml:space="preserve">Impact national standards </w:t>
        </w:r>
      </w:ins>
    </w:p>
    <w:p w14:paraId="39F18D7C" w14:textId="0108B201" w:rsidR="00B15D9C" w:rsidDel="002A6037" w:rsidRDefault="002039E9" w:rsidP="002A6037">
      <w:pPr>
        <w:pStyle w:val="BodyText"/>
        <w:rPr>
          <w:del w:id="317" w:author="Ore Toua" w:date="2026-05-05T14:41:00Z" w16du:dateUtc="2026-05-05T04:41:00Z"/>
        </w:rPr>
      </w:pPr>
      <w:del w:id="318" w:author="Ore Toua" w:date="2026-05-05T14:41:00Z" w16du:dateUtc="2026-05-05T04:41:00Z">
        <w:r w:rsidDel="002A6037">
          <w:delText>Any rule, amendment, or policy proposal that:</w:delText>
        </w:r>
      </w:del>
    </w:p>
    <w:p w14:paraId="590B4EA7" w14:textId="743D2D33" w:rsidR="00B15D9C" w:rsidDel="002A6037" w:rsidRDefault="002039E9" w:rsidP="002A6037">
      <w:pPr>
        <w:pStyle w:val="BodyText"/>
        <w:rPr>
          <w:del w:id="319" w:author="Ore Toua" w:date="2026-05-05T14:41:00Z" w16du:dateUtc="2026-05-05T04:41:00Z"/>
        </w:rPr>
        <w:pPrChange w:id="320" w:author="Ore Toua" w:date="2026-05-05T14:41:00Z" w16du:dateUtc="2026-05-05T04:41:00Z">
          <w:pPr>
            <w:pStyle w:val="BodyText"/>
            <w:numPr>
              <w:numId w:val="11"/>
            </w:numPr>
            <w:ind w:left="720" w:hanging="360"/>
          </w:pPr>
        </w:pPrChange>
      </w:pPr>
      <w:del w:id="321" w:author="Ore Toua" w:date="2026-05-05T14:41:00Z" w16du:dateUtc="2026-05-05T04:41:00Z">
        <w:r w:rsidDel="002A6037">
          <w:delText xml:space="preserve">Affects or interprets provisions of the </w:delText>
        </w:r>
        <w:r w:rsidDel="002A6037">
          <w:rPr>
            <w:i/>
            <w:iCs/>
          </w:rPr>
          <w:delText>Small Craft Act 2011</w:delText>
        </w:r>
        <w:r w:rsidDel="002A6037">
          <w:delText>;</w:delText>
        </w:r>
      </w:del>
    </w:p>
    <w:p w14:paraId="17A2F1B2" w14:textId="0416771D" w:rsidR="00B15D9C" w:rsidDel="002A6037" w:rsidRDefault="002039E9" w:rsidP="002A6037">
      <w:pPr>
        <w:pStyle w:val="BodyText"/>
        <w:rPr>
          <w:del w:id="322" w:author="Ore Toua" w:date="2026-05-05T14:41:00Z" w16du:dateUtc="2026-05-05T04:41:00Z"/>
        </w:rPr>
        <w:pPrChange w:id="323" w:author="Ore Toua" w:date="2026-05-05T14:41:00Z" w16du:dateUtc="2026-05-05T04:41:00Z">
          <w:pPr>
            <w:pStyle w:val="BodyText"/>
            <w:numPr>
              <w:numId w:val="11"/>
            </w:numPr>
            <w:ind w:left="720" w:hanging="360"/>
          </w:pPr>
        </w:pPrChange>
      </w:pPr>
      <w:del w:id="324" w:author="Ore Toua" w:date="2026-05-05T14:41:00Z" w16du:dateUtc="2026-05-05T04:41:00Z">
        <w:r w:rsidDel="002A6037">
          <w:delText>Introduces new regulatory or enforcement measures;</w:delText>
        </w:r>
      </w:del>
    </w:p>
    <w:p w14:paraId="46871C34" w14:textId="6CE44F7A" w:rsidR="009C45CA" w:rsidRDefault="002039E9" w:rsidP="002A6037">
      <w:pPr>
        <w:pStyle w:val="BodyText"/>
        <w:pPrChange w:id="325" w:author="Ore Toua" w:date="2026-05-05T14:41:00Z" w16du:dateUtc="2026-05-05T04:41:00Z">
          <w:pPr>
            <w:pStyle w:val="BodyText"/>
            <w:numPr>
              <w:numId w:val="11"/>
            </w:numPr>
            <w:ind w:left="720" w:hanging="360"/>
          </w:pPr>
        </w:pPrChange>
      </w:pPr>
      <w:del w:id="326" w:author="Ore Toua" w:date="2026-05-05T14:41:00Z" w16du:dateUtc="2026-05-05T04:41:00Z">
        <w:r w:rsidDel="002A6037">
          <w:delText>Impacts national standards for registration, licensing, inspection, or safety;</w:delText>
        </w:r>
        <w:r w:rsidDel="002A6037">
          <w:br/>
          <w:delText>Must be submitted to the NMSA for review and endorsement prior to implementation or enforcement.</w:delText>
        </w:r>
      </w:del>
    </w:p>
    <w:p w14:paraId="700C4977" w14:textId="5F3C3BA2" w:rsidR="002A6037" w:rsidRDefault="002A6037">
      <w:pPr>
        <w:pStyle w:val="BodyText"/>
        <w:rPr>
          <w:ins w:id="327" w:author="Ore Toua" w:date="2026-05-05T14:43:00Z" w16du:dateUtc="2026-05-05T04:43:00Z"/>
        </w:rPr>
      </w:pPr>
      <w:ins w:id="328" w:author="Ore Toua" w:date="2026-05-05T14:43:00Z" w16du:dateUtc="2026-05-05T04:43:00Z">
        <w:r>
          <w:rPr>
            <w:b/>
            <w:bCs/>
          </w:rPr>
          <w:t xml:space="preserve">6.5 </w:t>
        </w:r>
      </w:ins>
      <w:r w:rsidR="002039E9">
        <w:rPr>
          <w:b/>
          <w:bCs/>
        </w:rPr>
        <w:t>F</w:t>
      </w:r>
      <w:r w:rsidR="002039E9">
        <w:rPr>
          <w:b/>
          <w:bCs/>
        </w:rPr>
        <w:t>inal Adoption</w:t>
      </w:r>
      <w:r w:rsidR="002039E9">
        <w:br/>
        <w:t>Following NMSA endorsemen</w:t>
      </w:r>
      <w:ins w:id="329" w:author="Ore Toua" w:date="2026-05-05T14:43:00Z" w16du:dateUtc="2026-05-05T04:43:00Z">
        <w:r>
          <w:t>t:</w:t>
        </w:r>
      </w:ins>
    </w:p>
    <w:p w14:paraId="2744BB59" w14:textId="77777777" w:rsidR="002A6037" w:rsidRDefault="002039E9" w:rsidP="002A6037">
      <w:pPr>
        <w:pStyle w:val="BodyText"/>
        <w:numPr>
          <w:ilvl w:val="0"/>
          <w:numId w:val="23"/>
        </w:numPr>
        <w:rPr>
          <w:ins w:id="330" w:author="Ore Toua" w:date="2026-05-05T14:44:00Z" w16du:dateUtc="2026-05-05T04:44:00Z"/>
        </w:rPr>
      </w:pPr>
      <w:del w:id="331" w:author="Ore Toua" w:date="2026-05-05T14:43:00Z" w16du:dateUtc="2026-05-05T04:43:00Z">
        <w:r w:rsidDel="002A6037">
          <w:delText>t,</w:delText>
        </w:r>
      </w:del>
      <w:r>
        <w:t xml:space="preserve"> the NCD Provincial Executive Council (PEC) shall approve</w:t>
      </w:r>
      <w:ins w:id="332" w:author="Ore Toua" w:date="2026-05-05T14:44:00Z" w16du:dateUtc="2026-05-05T04:44:00Z">
        <w:r w:rsidR="002A6037">
          <w:t xml:space="preserve"> and authorize implementation </w:t>
        </w:r>
      </w:ins>
    </w:p>
    <w:p w14:paraId="4851DB12" w14:textId="20B86C55" w:rsidR="009C45CA" w:rsidDel="002A6037" w:rsidRDefault="002039E9" w:rsidP="00B15D9C">
      <w:pPr>
        <w:pStyle w:val="BodyText"/>
        <w:numPr>
          <w:ilvl w:val="0"/>
          <w:numId w:val="23"/>
        </w:numPr>
        <w:rPr>
          <w:del w:id="333" w:author="Ore Toua" w:date="2026-05-05T14:44:00Z" w16du:dateUtc="2026-05-05T04:44:00Z"/>
        </w:rPr>
        <w:pPrChange w:id="334" w:author="Ore Toua" w:date="2026-05-05T14:43:00Z" w16du:dateUtc="2026-05-05T04:43:00Z">
          <w:pPr>
            <w:pStyle w:val="BodyText"/>
          </w:pPr>
        </w:pPrChange>
      </w:pPr>
      <w:r>
        <w:t xml:space="preserve">, </w:t>
      </w:r>
      <w:del w:id="335" w:author="Ore Toua" w:date="2026-05-05T14:44:00Z" w16du:dateUtc="2026-05-05T04:44:00Z">
        <w:r w:rsidDel="002A6037">
          <w:delText>gazette (where necessary), and authorize implementation of the supplementary</w:delText>
        </w:r>
      </w:del>
      <w:ins w:id="336" w:author="Ore Toua" w:date="2026-05-05T14:44:00Z" w16du:dateUtc="2026-05-05T04:44:00Z">
        <w:r w:rsidR="002A6037">
          <w:t>Gazette shall occur where legally required</w:t>
        </w:r>
      </w:ins>
      <w:r>
        <w:t xml:space="preserve"> </w:t>
      </w:r>
      <w:del w:id="337" w:author="Ore Toua" w:date="2026-05-05T14:44:00Z" w16du:dateUtc="2026-05-05T04:44:00Z">
        <w:r w:rsidDel="002A6037">
          <w:delText>rules and related instruments within the National Capital District.</w:delText>
        </w:r>
      </w:del>
    </w:p>
    <w:p w14:paraId="3E9C8D42" w14:textId="648D6A1D" w:rsidR="00B15D9C" w:rsidRPr="002A6037" w:rsidRDefault="002039E9" w:rsidP="002A6037">
      <w:pPr>
        <w:pStyle w:val="BodyText"/>
        <w:numPr>
          <w:ilvl w:val="0"/>
          <w:numId w:val="24"/>
        </w:numPr>
        <w:rPr>
          <w:ins w:id="338" w:author="Ore Toua" w:date="2026-05-05T14:45:00Z" w16du:dateUtc="2026-05-05T04:45:00Z"/>
          <w:rPrChange w:id="339" w:author="Ore Toua" w:date="2026-05-05T14:45:00Z" w16du:dateUtc="2026-05-05T04:45:00Z">
            <w:rPr>
              <w:ins w:id="340" w:author="Ore Toua" w:date="2026-05-05T14:45:00Z" w16du:dateUtc="2026-05-05T04:45:00Z"/>
              <w:b/>
              <w:bCs/>
            </w:rPr>
          </w:rPrChange>
        </w:rPr>
      </w:pPr>
      <w:del w:id="341" w:author="Ore Toua" w:date="2026-05-05T14:45:00Z" w16du:dateUtc="2026-05-05T04:45:00Z">
        <w:r w:rsidRPr="002A6037" w:rsidDel="002A6037">
          <w:rPr>
            <w:b/>
            <w:bCs/>
          </w:rPr>
          <w:delText>Policy Note: Delegation and Endorsement Process</w:delText>
        </w:r>
      </w:del>
      <w:ins w:id="342" w:author="Ore Toua" w:date="2026-05-05T14:45:00Z" w16du:dateUtc="2026-05-05T04:45:00Z">
        <w:r w:rsidR="002A6037">
          <w:rPr>
            <w:b/>
            <w:bCs/>
          </w:rPr>
          <w:t xml:space="preserve">Regulatory Development and Approval Process </w:t>
        </w:r>
      </w:ins>
    </w:p>
    <w:p w14:paraId="14FA730E" w14:textId="09B7B168" w:rsidR="002A6037" w:rsidRDefault="002A6037" w:rsidP="002A6037">
      <w:pPr>
        <w:pStyle w:val="BodyText"/>
        <w:numPr>
          <w:ilvl w:val="0"/>
          <w:numId w:val="25"/>
        </w:numPr>
        <w:rPr>
          <w:ins w:id="343" w:author="Ore Toua" w:date="2026-05-05T14:46:00Z" w16du:dateUtc="2026-05-05T04:46:00Z"/>
        </w:rPr>
      </w:pPr>
      <w:ins w:id="344" w:author="Ore Toua" w:date="2026-05-05T14:46:00Z" w16du:dateUtc="2026-05-05T04:46:00Z">
        <w:r>
          <w:t>Draft regulation prepared by SCRB (Chairperson and Registrar)</w:t>
        </w:r>
      </w:ins>
    </w:p>
    <w:p w14:paraId="319D7D12" w14:textId="0C907B41" w:rsidR="002A6037" w:rsidRDefault="002A6037" w:rsidP="002A6037">
      <w:pPr>
        <w:pStyle w:val="BodyText"/>
        <w:numPr>
          <w:ilvl w:val="0"/>
          <w:numId w:val="25"/>
        </w:numPr>
        <w:rPr>
          <w:ins w:id="345" w:author="Ore Toua" w:date="2026-05-05T14:46:00Z" w16du:dateUtc="2026-05-05T04:46:00Z"/>
        </w:rPr>
      </w:pPr>
      <w:ins w:id="346" w:author="Ore Toua" w:date="2026-05-05T14:46:00Z" w16du:dateUtc="2026-05-05T04:46:00Z">
        <w:r>
          <w:t xml:space="preserve">Internal Board review for completeness and compliance </w:t>
        </w:r>
      </w:ins>
    </w:p>
    <w:p w14:paraId="3491807A" w14:textId="5B6EFBD7" w:rsidR="002A6037" w:rsidRDefault="002A6037" w:rsidP="002A6037">
      <w:pPr>
        <w:pStyle w:val="BodyText"/>
        <w:numPr>
          <w:ilvl w:val="0"/>
          <w:numId w:val="25"/>
        </w:numPr>
        <w:rPr>
          <w:ins w:id="347" w:author="Ore Toua" w:date="2026-05-05T14:47:00Z" w16du:dateUtc="2026-05-05T04:47:00Z"/>
        </w:rPr>
      </w:pPr>
      <w:ins w:id="348" w:author="Ore Toua" w:date="2026-05-05T14:46:00Z" w16du:dateUtc="2026-05-05T04:46:00Z">
        <w:r>
          <w:t>Circulation to key sta</w:t>
        </w:r>
      </w:ins>
      <w:ins w:id="349" w:author="Ore Toua" w:date="2026-05-05T14:47:00Z" w16du:dateUtc="2026-05-05T04:47:00Z">
        <w:r>
          <w:t xml:space="preserve">keholders for input </w:t>
        </w:r>
      </w:ins>
    </w:p>
    <w:p w14:paraId="6B9C2D4B" w14:textId="1D7A6FF5" w:rsidR="002A6037" w:rsidRDefault="002A6037" w:rsidP="002A6037">
      <w:pPr>
        <w:pStyle w:val="BodyText"/>
        <w:numPr>
          <w:ilvl w:val="0"/>
          <w:numId w:val="25"/>
        </w:numPr>
        <w:rPr>
          <w:ins w:id="350" w:author="Ore Toua" w:date="2026-05-05T14:47:00Z" w16du:dateUtc="2026-05-05T04:47:00Z"/>
        </w:rPr>
      </w:pPr>
      <w:ins w:id="351" w:author="Ore Toua" w:date="2026-05-05T14:47:00Z" w16du:dateUtc="2026-05-05T04:47:00Z">
        <w:r>
          <w:t xml:space="preserve">Legal vetting </w:t>
        </w:r>
        <w:proofErr w:type="gramStart"/>
        <w:r>
          <w:t>( NMSA</w:t>
        </w:r>
        <w:proofErr w:type="gramEnd"/>
        <w:r>
          <w:t xml:space="preserve"> Legal Division and or external counsel)</w:t>
        </w:r>
      </w:ins>
    </w:p>
    <w:p w14:paraId="6458E544" w14:textId="1CBF9448" w:rsidR="002A6037" w:rsidRDefault="002A6037" w:rsidP="002A6037">
      <w:pPr>
        <w:pStyle w:val="BodyText"/>
        <w:numPr>
          <w:ilvl w:val="0"/>
          <w:numId w:val="25"/>
        </w:numPr>
        <w:rPr>
          <w:ins w:id="352" w:author="Ore Toua" w:date="2026-05-05T14:47:00Z" w16du:dateUtc="2026-05-05T04:47:00Z"/>
        </w:rPr>
      </w:pPr>
      <w:ins w:id="353" w:author="Ore Toua" w:date="2026-05-05T14:47:00Z" w16du:dateUtc="2026-05-05T04:47:00Z">
        <w:r>
          <w:t xml:space="preserve">Formal submission to NMSA for endorsement </w:t>
        </w:r>
      </w:ins>
    </w:p>
    <w:p w14:paraId="5ED7F9F5" w14:textId="20F51895" w:rsidR="002A6037" w:rsidRDefault="002A6037" w:rsidP="002A6037">
      <w:pPr>
        <w:pStyle w:val="BodyText"/>
        <w:numPr>
          <w:ilvl w:val="0"/>
          <w:numId w:val="25"/>
        </w:numPr>
        <w:rPr>
          <w:ins w:id="354" w:author="Ore Toua" w:date="2026-05-05T14:48:00Z" w16du:dateUtc="2026-05-05T04:48:00Z"/>
        </w:rPr>
      </w:pPr>
      <w:ins w:id="355" w:author="Ore Toua" w:date="2026-05-05T14:47:00Z" w16du:dateUtc="2026-05-05T04:47:00Z">
        <w:r>
          <w:t xml:space="preserve">Recording SCRB Registrar </w:t>
        </w:r>
      </w:ins>
      <w:ins w:id="356" w:author="Ore Toua" w:date="2026-05-05T14:48:00Z" w16du:dateUtc="2026-05-05T04:48:00Z">
        <w:r>
          <w:t xml:space="preserve">upon approval </w:t>
        </w:r>
      </w:ins>
    </w:p>
    <w:p w14:paraId="2BE5246D" w14:textId="1356774A" w:rsidR="002A6037" w:rsidRDefault="002A6037" w:rsidP="002A6037">
      <w:pPr>
        <w:pStyle w:val="BodyText"/>
        <w:numPr>
          <w:ilvl w:val="0"/>
          <w:numId w:val="25"/>
        </w:numPr>
        <w:pPrChange w:id="357" w:author="Ore Toua" w:date="2026-05-05T14:46:00Z" w16du:dateUtc="2026-05-05T04:46:00Z">
          <w:pPr>
            <w:pStyle w:val="BodyText"/>
          </w:pPr>
        </w:pPrChange>
      </w:pPr>
      <w:ins w:id="358" w:author="Ore Toua" w:date="2026-05-05T14:48:00Z" w16du:dateUtc="2026-05-05T04:48:00Z">
        <w:r>
          <w:t>Implementation under Board authority and alignment with NCDC systems.</w:t>
        </w:r>
      </w:ins>
    </w:p>
    <w:p w14:paraId="6F984256" w14:textId="3040E98B" w:rsidR="00B15D9C" w:rsidDel="002A6037" w:rsidRDefault="002039E9" w:rsidP="002A6037">
      <w:pPr>
        <w:pStyle w:val="BodyText"/>
        <w:numPr>
          <w:ilvl w:val="0"/>
          <w:numId w:val="12"/>
        </w:numPr>
        <w:rPr>
          <w:del w:id="359" w:author="Ore Toua" w:date="2026-05-05T14:45:00Z" w16du:dateUtc="2026-05-05T04:45:00Z"/>
        </w:rPr>
      </w:pPr>
      <w:del w:id="360" w:author="Ore Toua" w:date="2026-05-05T14:45:00Z" w16du:dateUtc="2026-05-05T04:45:00Z">
        <w:r w:rsidDel="002A6037">
          <w:delText xml:space="preserve">The NCD SCRB, through its Chairperson and Registrar, may draft or commission supplementary regulations to strengthen implementation of the </w:delText>
        </w:r>
        <w:r w:rsidDel="002A6037">
          <w:rPr>
            <w:i/>
            <w:iCs/>
          </w:rPr>
          <w:delText>Small Craft Act 2011</w:delText>
        </w:r>
        <w:r w:rsidDel="002A6037">
          <w:delText xml:space="preserve"> within NCD.</w:delText>
        </w:r>
      </w:del>
    </w:p>
    <w:p w14:paraId="342CC6F9" w14:textId="1A7C6F0F" w:rsidR="00B15D9C" w:rsidDel="002A6037" w:rsidRDefault="002039E9" w:rsidP="002A6037">
      <w:pPr>
        <w:pStyle w:val="BodyText"/>
        <w:numPr>
          <w:ilvl w:val="0"/>
          <w:numId w:val="12"/>
        </w:numPr>
        <w:rPr>
          <w:del w:id="361" w:author="Ore Toua" w:date="2026-05-05T14:45:00Z" w16du:dateUtc="2026-05-05T04:45:00Z"/>
        </w:rPr>
      </w:pPr>
      <w:del w:id="362" w:author="Ore Toua" w:date="2026-05-05T14:45:00Z" w16du:dateUtc="2026-05-05T04:45:00Z">
        <w:r w:rsidDel="002A6037">
          <w:delText>All draft regulations must first be reviewed by NCD SCRB members for completeness and consistency with existing legislation.</w:delText>
        </w:r>
      </w:del>
    </w:p>
    <w:p w14:paraId="1DAF49C3" w14:textId="22DA94D8" w:rsidR="00B15D9C" w:rsidDel="002A6037" w:rsidRDefault="002039E9" w:rsidP="002A6037">
      <w:pPr>
        <w:pStyle w:val="BodyText"/>
        <w:numPr>
          <w:ilvl w:val="0"/>
          <w:numId w:val="12"/>
        </w:numPr>
        <w:rPr>
          <w:del w:id="363" w:author="Ore Toua" w:date="2026-05-05T14:45:00Z" w16du:dateUtc="2026-05-05T04:45:00Z"/>
        </w:rPr>
      </w:pPr>
      <w:del w:id="364" w:author="Ore Toua" w:date="2026-05-05T14:45:00Z" w16du:dateUtc="2026-05-05T04:45:00Z">
        <w:r w:rsidDel="002A6037">
          <w:delText xml:space="preserve">The draft shall be shared with </w:delText>
        </w:r>
        <w:r w:rsidDel="002A6037">
          <w:rPr>
            <w:b/>
            <w:bCs/>
          </w:rPr>
          <w:delText>NCDC, MKA, Water Police Directorate, PNG Ports Corporation</w:delText>
        </w:r>
        <w:r w:rsidDel="002A6037">
          <w:delText xml:space="preserve">, and the </w:delText>
        </w:r>
        <w:r w:rsidDel="002A6037">
          <w:rPr>
            <w:b/>
            <w:bCs/>
          </w:rPr>
          <w:delText>NMSA Legal Division</w:delText>
        </w:r>
        <w:r w:rsidDel="002A6037">
          <w:delText xml:space="preserve"> for comment.</w:delText>
        </w:r>
      </w:del>
    </w:p>
    <w:p w14:paraId="49737B2C" w14:textId="6E30DDD2" w:rsidR="00B15D9C" w:rsidDel="002A6037" w:rsidRDefault="002039E9" w:rsidP="002A6037">
      <w:pPr>
        <w:pStyle w:val="BodyText"/>
        <w:numPr>
          <w:ilvl w:val="0"/>
          <w:numId w:val="12"/>
        </w:numPr>
        <w:rPr>
          <w:del w:id="365" w:author="Ore Toua" w:date="2026-05-05T14:45:00Z" w16du:dateUtc="2026-05-05T04:45:00Z"/>
        </w:rPr>
      </w:pPr>
      <w:del w:id="366" w:author="Ore Toua" w:date="2026-05-05T14:45:00Z" w16du:dateUtc="2026-05-05T04:45:00Z">
        <w:r w:rsidDel="002A6037">
          <w:delText xml:space="preserve">The reviewed draft shall be submitted to </w:delText>
        </w:r>
        <w:r w:rsidDel="002A6037">
          <w:rPr>
            <w:b/>
            <w:bCs/>
          </w:rPr>
          <w:delText>NMSA Legal Division</w:delText>
        </w:r>
        <w:r w:rsidDel="002A6037">
          <w:delText xml:space="preserve"> (and, if applicable, external legal counsel) for vetting and conformity with the Act.</w:delText>
        </w:r>
      </w:del>
    </w:p>
    <w:p w14:paraId="5812D29F" w14:textId="39CF684F" w:rsidR="00B15D9C" w:rsidDel="002A6037" w:rsidRDefault="002039E9" w:rsidP="002A6037">
      <w:pPr>
        <w:pStyle w:val="BodyText"/>
        <w:numPr>
          <w:ilvl w:val="0"/>
          <w:numId w:val="12"/>
        </w:numPr>
        <w:rPr>
          <w:del w:id="367" w:author="Ore Toua" w:date="2026-05-05T14:45:00Z" w16du:dateUtc="2026-05-05T04:45:00Z"/>
        </w:rPr>
      </w:pPr>
      <w:del w:id="368" w:author="Ore Toua" w:date="2026-05-05T14:45:00Z" w16du:dateUtc="2026-05-05T04:45:00Z">
        <w:r w:rsidDel="002A6037">
          <w:delText xml:space="preserve">Upon completion of legal review, the Chairperson shall formally submit the proposed regulation to </w:delText>
        </w:r>
        <w:r w:rsidDel="002A6037">
          <w:rPr>
            <w:b/>
            <w:bCs/>
          </w:rPr>
          <w:delText>NMSA</w:delText>
        </w:r>
        <w:r w:rsidDel="002A6037">
          <w:delText xml:space="preserve"> for written endorsement under the Act.</w:delText>
        </w:r>
      </w:del>
    </w:p>
    <w:p w14:paraId="074E15C3" w14:textId="03BD2E55" w:rsidR="009C45CA" w:rsidRDefault="002039E9" w:rsidP="002A6037">
      <w:pPr>
        <w:pStyle w:val="BodyText"/>
        <w:numPr>
          <w:ilvl w:val="0"/>
          <w:numId w:val="12"/>
        </w:numPr>
      </w:pPr>
      <w:del w:id="369" w:author="Ore Toua" w:date="2026-05-05T14:45:00Z" w16du:dateUtc="2026-05-05T04:45:00Z">
        <w:r w:rsidDel="002A6037">
          <w:lastRenderedPageBreak/>
          <w:delText xml:space="preserve">Once endorsed by NMSA, the regulation shall be recorded in the NCD SCRB Register and implemented under the authority of the Board and Registrar, and submitted to </w:delText>
        </w:r>
        <w:r w:rsidDel="002A6037">
          <w:rPr>
            <w:b/>
            <w:bCs/>
          </w:rPr>
          <w:delText>NCDC</w:delText>
        </w:r>
        <w:r w:rsidDel="002A6037">
          <w:delText xml:space="preserve"> for administrative noting and budget alignment.</w:delText>
        </w:r>
      </w:del>
      <w:bookmarkEnd w:id="0"/>
      <w:bookmarkEnd w:id="1"/>
      <w:bookmarkEnd w:id="292"/>
    </w:p>
    <w:sectPr w:rsidR="009C45CA" w:rsidSect="00D141A7">
      <w:footnotePr>
        <w:numRestart w:val="eachSect"/>
      </w:footnotePr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7287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689B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A54B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9549EF"/>
    <w:multiLevelType w:val="hybridMultilevel"/>
    <w:tmpl w:val="F3C20D46"/>
    <w:lvl w:ilvl="0" w:tplc="034CE724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C1950"/>
    <w:multiLevelType w:val="hybridMultilevel"/>
    <w:tmpl w:val="6FF8F13A"/>
    <w:lvl w:ilvl="0" w:tplc="2000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1B166060"/>
    <w:multiLevelType w:val="hybridMultilevel"/>
    <w:tmpl w:val="2A66D5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B0F30"/>
    <w:multiLevelType w:val="hybridMultilevel"/>
    <w:tmpl w:val="552618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80566"/>
    <w:multiLevelType w:val="hybridMultilevel"/>
    <w:tmpl w:val="92845C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53DDB"/>
    <w:multiLevelType w:val="hybridMultilevel"/>
    <w:tmpl w:val="57F26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661C5"/>
    <w:multiLevelType w:val="hybridMultilevel"/>
    <w:tmpl w:val="5E065F6E"/>
    <w:lvl w:ilvl="0" w:tplc="B42440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3286A"/>
    <w:multiLevelType w:val="hybridMultilevel"/>
    <w:tmpl w:val="6422D5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2E7D18"/>
    <w:multiLevelType w:val="hybridMultilevel"/>
    <w:tmpl w:val="B8147C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303FD"/>
    <w:multiLevelType w:val="hybridMultilevel"/>
    <w:tmpl w:val="48D44B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B11B9"/>
    <w:multiLevelType w:val="hybridMultilevel"/>
    <w:tmpl w:val="2930A5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01956"/>
    <w:multiLevelType w:val="hybridMultilevel"/>
    <w:tmpl w:val="71BEF6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42CD7"/>
    <w:multiLevelType w:val="hybridMultilevel"/>
    <w:tmpl w:val="E89640B4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0B070CA"/>
    <w:multiLevelType w:val="hybridMultilevel"/>
    <w:tmpl w:val="9B382B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50DCB"/>
    <w:multiLevelType w:val="hybridMultilevel"/>
    <w:tmpl w:val="CE063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E08BE"/>
    <w:multiLevelType w:val="hybridMultilevel"/>
    <w:tmpl w:val="217293F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5415378">
    <w:abstractNumId w:val="0"/>
  </w:num>
  <w:num w:numId="2" w16cid:durableId="1754010792">
    <w:abstractNumId w:val="1"/>
  </w:num>
  <w:num w:numId="3" w16cid:durableId="737362571">
    <w:abstractNumId w:val="1"/>
  </w:num>
  <w:num w:numId="4" w16cid:durableId="325014578">
    <w:abstractNumId w:val="1"/>
  </w:num>
  <w:num w:numId="5" w16cid:durableId="1711300057">
    <w:abstractNumId w:val="1"/>
  </w:num>
  <w:num w:numId="6" w16cid:durableId="1855461643">
    <w:abstractNumId w:val="1"/>
  </w:num>
  <w:num w:numId="7" w16cid:durableId="2073431637">
    <w:abstractNumId w:val="1"/>
  </w:num>
  <w:num w:numId="8" w16cid:durableId="1810703157">
    <w:abstractNumId w:val="1"/>
  </w:num>
  <w:num w:numId="9" w16cid:durableId="1762481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2922884">
    <w:abstractNumId w:val="17"/>
  </w:num>
  <w:num w:numId="11" w16cid:durableId="32966888">
    <w:abstractNumId w:val="9"/>
  </w:num>
  <w:num w:numId="12" w16cid:durableId="217212167">
    <w:abstractNumId w:val="5"/>
  </w:num>
  <w:num w:numId="13" w16cid:durableId="2085833741">
    <w:abstractNumId w:val="8"/>
  </w:num>
  <w:num w:numId="14" w16cid:durableId="189464706">
    <w:abstractNumId w:val="6"/>
  </w:num>
  <w:num w:numId="15" w16cid:durableId="1599630188">
    <w:abstractNumId w:val="11"/>
  </w:num>
  <w:num w:numId="16" w16cid:durableId="1412506664">
    <w:abstractNumId w:val="10"/>
  </w:num>
  <w:num w:numId="17" w16cid:durableId="2092695913">
    <w:abstractNumId w:val="12"/>
  </w:num>
  <w:num w:numId="18" w16cid:durableId="592931280">
    <w:abstractNumId w:val="4"/>
  </w:num>
  <w:num w:numId="19" w16cid:durableId="520046567">
    <w:abstractNumId w:val="7"/>
  </w:num>
  <w:num w:numId="20" w16cid:durableId="1659117545">
    <w:abstractNumId w:val="14"/>
  </w:num>
  <w:num w:numId="21" w16cid:durableId="754278889">
    <w:abstractNumId w:val="18"/>
  </w:num>
  <w:num w:numId="22" w16cid:durableId="233509324">
    <w:abstractNumId w:val="16"/>
  </w:num>
  <w:num w:numId="23" w16cid:durableId="1744984839">
    <w:abstractNumId w:val="13"/>
  </w:num>
  <w:num w:numId="24" w16cid:durableId="132869667">
    <w:abstractNumId w:val="3"/>
  </w:num>
  <w:num w:numId="25" w16cid:durableId="25179015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e Toua">
    <w15:presenceInfo w15:providerId="AD" w15:userId="S-1-5-21-3374838261-559370874-2564420485-11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CA"/>
    <w:rsid w:val="000749A8"/>
    <w:rsid w:val="0009631E"/>
    <w:rsid w:val="0015204C"/>
    <w:rsid w:val="002039E9"/>
    <w:rsid w:val="002941EA"/>
    <w:rsid w:val="002A6037"/>
    <w:rsid w:val="003E645C"/>
    <w:rsid w:val="00573212"/>
    <w:rsid w:val="00635723"/>
    <w:rsid w:val="008329D9"/>
    <w:rsid w:val="008553C7"/>
    <w:rsid w:val="008D601D"/>
    <w:rsid w:val="009803AF"/>
    <w:rsid w:val="009C45CA"/>
    <w:rsid w:val="00B15D9C"/>
    <w:rsid w:val="00CA101E"/>
    <w:rsid w:val="00CC7FED"/>
    <w:rsid w:val="00D141A7"/>
    <w:rsid w:val="00D4319F"/>
    <w:rsid w:val="00D87A0E"/>
    <w:rsid w:val="00E72E94"/>
    <w:rsid w:val="00F7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AD03"/>
  <w15:docId w15:val="{2F4296E3-506E-5044-9E3A-D6EF45B8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B15D9C"/>
    <w:pPr>
      <w:ind w:left="720"/>
      <w:contextualSpacing/>
    </w:pPr>
  </w:style>
  <w:style w:type="paragraph" w:styleId="Revision">
    <w:name w:val="Revision"/>
    <w:hidden/>
    <w:rsid w:val="00E72E94"/>
    <w:pPr>
      <w:spacing w:after="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D337B-E273-43FF-B681-6785407A9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1889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Pini</dc:creator>
  <cp:keywords/>
  <cp:lastModifiedBy>Ore Toua</cp:lastModifiedBy>
  <cp:revision>2</cp:revision>
  <cp:lastPrinted>2025-10-20T06:41:00Z</cp:lastPrinted>
  <dcterms:created xsi:type="dcterms:W3CDTF">2026-05-05T04:49:00Z</dcterms:created>
  <dcterms:modified xsi:type="dcterms:W3CDTF">2026-05-05T04:49:00Z</dcterms:modified>
</cp:coreProperties>
</file>